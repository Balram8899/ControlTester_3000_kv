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rPr>
          <w:rFonts w:ascii="Arial" w:cs="Arial" w:eastAsia="Arial" w:hAnsi="Arial"/>
          <w:sz w:val="20"/>
          <w:szCs w:val="20"/>
        </w:rPr>
        <w:t xml:space="preserve">Verification results are recorded in the client record in the account management system. Copies of identification documents are scanned and stored in the document management system.</w:t>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r>
        <w:rPr>
          <w:rFonts w:ascii="Arial" w:cs="Arial" w:eastAsia="Arial" w:hAnsi="Arial"/>
          <w:sz w:val="20"/>
          <w:szCs w:val="20"/>
        </w:rPr>
        <w:t xml:space="preserve">The IA/RM completes the New Account Application Form (NAAF) using the approved template (TMD-NAAF-STD).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rPr>
          <w:rFonts w:ascii="Arial" w:cs="Arial" w:eastAsia="Arial" w:hAnsi="Arial"/>
          <w:sz w:val="20"/>
          <w:szCs w:val="20"/>
        </w:rPr>
        <w:t xml:space="preserve">Branch Operations reviews the NAAF for completeness before the account is activated. Incomplete NAAFs are returned to the IA/RM for remediation.</w:t>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r>
        <w:rPr>
          <w:rFonts w:ascii="Arial" w:cs="Arial" w:eastAsia="Arial" w:hAnsi="Arial"/>
          <w:b/>
          <w:bCs/>
          <w:color w:val="222222"/>
          <w:sz w:val="23"/>
          <w:szCs w:val="23"/>
        </w:rPr>
        <w:t xml:space="preserve">5.7  Ongoing KYC Refresh</w:t>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r>
        <w:rPr>
          <w:rFonts w:ascii="Arial" w:cs="Arial" w:eastAsia="Arial" w:hAnsi="Arial"/>
          <w:sz w:val="20"/>
          <w:szCs w:val="20"/>
        </w:rPr>
        <w:t xml:space="preserve">KYC refresh is performed at least annually or as per the risk rating.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rPr>
          <w:rFonts w:ascii="Arial" w:cs="Arial" w:eastAsia="Arial" w:hAnsi="Arial"/>
          <w:sz w:val="20"/>
          <w:szCs w:val="20"/>
        </w:rPr>
        <w:t xml:space="preserve">STRs are filed electronically with FINTRAC. The STR must be completed and submitted. Transaction records are retained for 7 years.</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p>
      <w:commentRangeStart w:id="0"/>
      <w:ins w:id="2" w:author="TRACE Document Uplift" w:date="2026-05-06T21:26:38+00:00">
        <w:r>
          <w:t>The Investment Advisor / Relationship Manager (IA/RM) collects client identity using approved FINTRAC methods (In-person, Dual-process, or Credit file). Documentation is then handed off to Branch Operations; Wealth Operations, which serves as the accountable owner for control C-11 and performs the final verification.</w:t>
        </w:r>
      </w:ins>
      <w:commentRangeEnd w:id="0"/>
      <w:r>
        <w:commentReference w:id="0"/>
      </w:r>
    </w:p>
    <w:p>
      <w:commentRangeStart w:id="1"/>
      <w:ins w:id="4" w:author="TRACE Document Uplift" w:date="2026-05-06T21:26:38+00:00">
        <w:r>
          <w:t>Control C-06: Enhanced Due Diligence Owner: Compliance – AML/ATF Officer Procedure Step: All High-risk clients and all identified PEPs, HIOs, and their close associates receive Enhanced Due Diligence (EDD).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EDD checklist completed and signed by AML Officer; source of funds documentation; Senior Management approval record.</w:t>
        </w:r>
      </w:ins>
      <w:commentRangeEnd w:id="1"/>
      <w:r>
        <w:commentReference w:id="1"/>
      </w:r>
    </w:p>
    <w:p>
      <w:commentRangeStart w:id="2"/>
      <w:ins w:id="6" w:author="TRACE Document Uplift" w:date="2026-05-06T21:26:38+00:00">
        <w:r>
          <w:t>Control C-07: Exceptions to Standard Onboarding Requirements Owner: Compliance – AML/ATF Officer; Senior Compliance (regulatory exceptions) Procedure Step: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Exception Log entry; written approval from Compliance; Committee review minutes.</w:t>
        </w:r>
      </w:ins>
      <w:commentRangeEnd w:id="2"/>
      <w:r>
        <w:commentReference w:id="2"/>
      </w:r>
    </w:p>
    <w:p>
      <w:commentRangeStart w:id="3"/>
      <w:ins w:id="8" w:author="TRACE Document Uplift" w:date="2026-05-06T21:26:38+00:00">
        <w:r>
          <w:t>Control C-09: KYC Information Review and Update Owner: Investment Advisor / RM Procedure: KYC information is reviewed and updated on a frequency based on the client risk rating: * Low: Every 3 years * Medium: Annually * High: Semi-annually A KYC refresh is also triggered by any material change in client circumstances. Each KYC refresh must be documented in the client file and include the date, the reviewer, and a summary of changes or a confirmation that no changes were made. Retained Evidence: * KYC refresh record in client file * Documented date and reviewer * Change summary or no-change confirmation</w:t>
        </w:r>
      </w:ins>
      <w:commentRangeEnd w:id="3"/>
      <w:r>
        <w:commentReference w:id="3"/>
      </w:r>
    </w:p>
    <w:p>
      <w:commentRangeStart w:id="4"/>
      <w:ins w:id="10" w:author="TRACE Document Uplift" w:date="2026-05-06T21:26:38+00:00">
        <w:r>
          <w:t>Control C-12: Client Re-screening Owner: Compliance – AML/ATF Officer Procedure: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Annual re-screening log with date and platform; trigger-event re-screening record; alert response documentation.</w:t>
        </w:r>
      </w:ins>
      <w:commentRangeEnd w:id="4"/>
      <w:r>
        <w:commentReference w:id="4"/>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6T21:26:38+00:00">
    <w:p>
      <w:r>
        <w:t>Resolve owner conflict for C-11. Why this was suggested: The SOP step assigns ownership to Investment Advisor / Relationship Manager (IA/RM), while the RCM lists Branch Operations; Wealth Operations for control C-11. This is suggested because SOP and RCM ownership must align before the control can be tested consistently. Source document(s): bda31f9e-6ec4-4c5c-872f-fe5014d4116d; 11342ded-8e86-4760-81b8-b104f72efa85 - Risk Control Matrix row 13.</w:t>
      </w:r>
    </w:p>
  </w:comment>
  <w:comment w:id="1" w:author="TRACE Document Uplift" w:date="2026-05-06T21:26:38+00:00">
    <w:p>
      <w:r>
        <w:t>Add SOP coverage for C-06. Why this was suggested: The RCM contains control C-06, but no matching process step was found in the primary SOP. This is suggested because the SOP should describe the control procedure that auditors will test against the RCM. Source document(s): bda31f9e-6ec4-4c5c-872f-fe5014d4116d; 11342ded-8e86-4760-81b8-b104f72efa85 - Risk Control Matrix row 8.</w:t>
      </w:r>
    </w:p>
  </w:comment>
  <w:comment w:id="2" w:author="TRACE Document Uplift" w:date="2026-05-06T21:26:38+00:00">
    <w:p>
      <w:r>
        <w:t>Add SOP coverage for C-07. Why this was suggested: The RCM contains control C-07, but no matching process step was found in the primary SOP. This is suggested because the SOP should describe the control procedure that auditors will test against the RCM. Source document(s): bda31f9e-6ec4-4c5c-872f-fe5014d4116d; 11342ded-8e86-4760-81b8-b104f72efa85 - Risk Control Matrix row 9.</w:t>
      </w:r>
    </w:p>
  </w:comment>
  <w:comment w:id="3" w:author="TRACE Document Uplift" w:date="2026-05-06T21:26:38+00:00">
    <w:p>
      <w:r>
        <w:t>Add SOP coverage for C-09. Why this was suggested: The RCM contains control C-09, but no matching process step was found in the primary SOP. This is suggested because the SOP should describe the control procedure that auditors will test against the RCM. Source document(s): bda31f9e-6ec4-4c5c-872f-fe5014d4116d; 11342ded-8e86-4760-81b8-b104f72efa85 - Risk Control Matrix row 11.</w:t>
      </w:r>
    </w:p>
  </w:comment>
  <w:comment w:id="4" w:author="TRACE Document Uplift" w:date="2026-05-06T21:26:38+00:00">
    <w:p>
      <w:r>
        <w:t>Add SOP coverage for C-12. Why this was suggested: The RCM contains control C-12, but no matching process step was found in the primary SOP. This is suggested because the SOP should describe the control procedure that auditors will test against the RCM. Source document(s): bda31f9e-6ec4-4c5c-872f-fe5014d4116d; 11342ded-8e86-4760-81b8-b104f72efa85 -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