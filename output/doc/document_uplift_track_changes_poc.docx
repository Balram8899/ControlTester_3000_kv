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POC 1 single-run edit: </w:t>
      </w:r>
      <w:del w:id="1" w:author="TRACE Document Uplift POC" w:date="2026-05-06T00:00:00Z">
        <w:r>
          <w:delText>Relationship Manager</w:delText>
        </w:r>
      </w:del>
      <w:ins w:id="2" w:author="TRACE Document Uplift POC" w:date="2026-05-06T00:00:00Z">
        <w:r>
          <w:t>Compliance Officer</w:t>
        </w:r>
      </w:ins>
      <w:r>
        <w:t> approves the control.</w:t>
      </w:r>
      <w:bookmarkStart w:id="10" w:name="single-run"/>
      <w:bookmarkEnd w:id="10"/>
    </w:p>
    <w:p>
      <w:r>
        <w:t>POC 2 multi-run edit: </w:t>
      </w:r>
      <w:del w:id="3" w:author="TRACE Document Uplift POC" w:date="2026-05-06T00:00:00Z">
        <w:r>
          <w:delText>review access</w:delText>
        </w:r>
        <w:r>
          <w:delText> when practical</w:delText>
        </w:r>
      </w:del>
      <w:ins w:id="4" w:author="TRACE Document Uplift POC" w:date="2026-05-06T00:00:00Z">
        <w:r>
          <w:t>review access</w:t>
        </w:r>
        <w:r>
          <w:t> quarterly and retain evidence</w:t>
        </w:r>
      </w:ins>
      <w:bookmarkStart w:id="11" w:name="multi-run"/>
      <w:bookmarkEnd w:id="11"/>
    </w:p>
    <w:tbl>
      <w:tblPr>
        <w:tblStyle w:val="TableGrid"/>
        <w:tblW w:w="0" w:type="auto"/>
      </w:tblPr>
      <w:tblGrid>
        <w:gridCol w:w="3500"/>
        <w:gridCol w:w="5500"/>
      </w:tblGrid>
      <w:tr>
        <w:tc>
          <w:tcPr>
            <w:tcW w:w="3500" w:type="dxa"/>
          </w:tcPr>
          <w:p>
            <w:r>
              <w:t>Control</w:t>
            </w:r>
          </w:p>
        </w:tc>
        <w:tc>
          <w:tcPr>
            <w:tcW w:w="5500" w:type="dxa"/>
          </w:tcPr>
          <w:p>
            <w:r>
              <w:t>Evidence requirement</w:t>
            </w:r>
          </w:p>
        </w:tc>
      </w:tr>
      <w:tr>
        <w:tc>
          <w:tcPr>
            <w:tcW w:w="3500" w:type="dxa"/>
          </w:tcPr>
          <w:p>
            <w:r>
              <w:t>KYC review</w:t>
            </w:r>
          </w:p>
        </w:tc>
        <w:tc>
          <w:tcPr>
            <w:tcW w:w="5500" w:type="dxa"/>
          </w:tcPr>
          <w:p>
            <w:r>
              <w:t>POC 3 table-cell edit: retain </w:t>
            </w:r>
            <w:del w:id="5" w:author="TRACE Document Uplift POC" w:date="2026-05-06T00:00:00Z">
              <w:r>
                <w:delText>screenshots</w:delText>
              </w:r>
            </w:del>
            <w:ins w:id="6" w:author="TRACE Document Uplift POC" w:date="2026-05-06T00:00:00Z">
              <w:r>
                <w:t>the system access export</w:t>
              </w:r>
            </w:ins>
            <w:bookmarkStart w:id="12" w:name="table-cell"/>
            <w:bookmarkEnd w:id="12"/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TRACE Document Uplift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Uplift Track Changes POC</dc:title>
  <dc:creator>TRACE Document Uplift POC</dc:creator>
  <cp:lastModifiedBy>TRACE Document Uplift POC</cp:lastModifiedBy>
  <dcterms:created xsi:type="dcterms:W3CDTF">2026-05-06T00:00:00Z</dcterms:created>
  <dcterms:modified xsi:type="dcterms:W3CDTF">2026-05-06T00:00:00Z</dcterms:modified>
</cp:coreProperties>
</file>