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3864"/>
          <w:sz w:val="40"/>
          <w:szCs w:val="40"/>
        </w:rPr>
        <w:t xml:space="preserve">CYBER INCIDENT RESPONSE</w:t>
      </w:r>
    </w:p>
    <w:p>
      <w:pPr>
        <w:spacing w:after="480" w:before="0"/>
        <w:jc w:val="center"/>
      </w:pPr>
      <w:r>
        <w:rPr>
          <w:rFonts w:ascii="Arial" w:cs="Arial" w:eastAsia="Arial" w:hAnsi="Arial"/>
          <w:color w:val="2E5FA3"/>
          <w:sz w:val="28"/>
          <w:szCs w:val="28"/>
        </w:rPr>
        <w:t xml:space="preserve">Standard Operating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63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Cyber Incident Response Standard Operating Procedure</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ID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SOP-CSIRT-001</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1.2</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Prepared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IT Security Team</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Reviewed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CISO</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March 2024</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Active</w:t>
            </w:r>
          </w:p>
        </w:tc>
      </w:tr>
    </w:tbl>
    <w:p>
      <w:r>
        <w:rPr>
          <w:rFonts w:ascii="Arial" w:cs="Arial" w:eastAsia="Arial" w:hAnsi="Arial"/>
          <w:sz w:val="19"/>
          <w:szCs w:val="19"/>
        </w:rPr>
        <w:t xml:space="preserve"/>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1. Purpose</w:t>
      </w:r>
    </w:p>
    <w:p>
      <w:pPr>
        <w:spacing w:after="80" w:before="80"/>
      </w:pPr>
      <w:r>
        <w:rPr>
          <w:rFonts w:ascii="Arial" w:cs="Arial" w:eastAsia="Arial" w:hAnsi="Arial"/>
          <w:color w:val="000000"/>
          <w:sz w:val="19"/>
          <w:szCs w:val="19"/>
        </w:rPr>
        <w:t xml:space="preserve">This Standard Operating Procedure (SOP) defines the process for detecting, responding to, and recovering from cybersecurity incidents at the bank. The goal is to minimise the impact of security incidents on the bank's operations, customers, and reputation.</w:t>
      </w:r>
    </w:p>
    <w:p>
      <w:pPr>
        <w:spacing w:after="80" w:before="80"/>
      </w:pPr>
      <w:r>
        <w:rPr>
          <w:rFonts w:ascii="Arial" w:cs="Arial" w:eastAsia="Arial" w:hAnsi="Arial"/>
          <w:color w:val="000000"/>
          <w:sz w:val="19"/>
          <w:szCs w:val="19"/>
        </w:rPr>
        <w:t xml:space="preserve">This document should be used by the IT Security team and other relevant stakeholders when a cybersecurity incident is suspected or confirmed.</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2. Scope</w:t>
      </w:r>
    </w:p>
    <w:p>
      <w:pPr>
        <w:spacing w:after="80" w:before="80"/>
      </w:pPr>
      <w:r>
        <w:rPr>
          <w:rFonts w:ascii="Arial" w:cs="Arial" w:eastAsia="Arial" w:hAnsi="Arial"/>
          <w:color w:val="000000"/>
          <w:sz w:val="19"/>
          <w:szCs w:val="19"/>
        </w:rPr>
        <w:t xml:space="preserve">This SOP applies to all cybersecurity incidents affecting the bank's information systems, networks, applications, and data. This includes:</w:t>
      </w:r>
    </w:p>
    <w:p>
      <w:pPr>
        <w:pStyle w:val="ListParagraph"/>
        <w:numPr>
          <w:ilvl w:val="0"/>
          <w:numId w:val="2"/>
        </w:numPr>
        <w:spacing w:after="40" w:before="40"/>
      </w:pPr>
      <w:r>
        <w:rPr>
          <w:rFonts w:ascii="Arial" w:cs="Arial" w:eastAsia="Arial" w:hAnsi="Arial"/>
          <w:sz w:val="19"/>
          <w:szCs w:val="19"/>
        </w:rPr>
        <w:t xml:space="preserve">All IT systems and infrastructure owned or operated by the bank</w:t>
      </w:r>
    </w:p>
    <w:p>
      <w:pPr>
        <w:pStyle w:val="ListParagraph"/>
        <w:numPr>
          <w:ilvl w:val="0"/>
          <w:numId w:val="2"/>
        </w:numPr>
        <w:spacing w:after="40" w:before="40"/>
      </w:pPr>
      <w:r>
        <w:rPr>
          <w:rFonts w:ascii="Arial" w:cs="Arial" w:eastAsia="Arial" w:hAnsi="Arial"/>
          <w:sz w:val="19"/>
          <w:szCs w:val="19"/>
        </w:rPr>
        <w:t xml:space="preserve">Third-party systems that process or store bank data</w:t>
      </w:r>
    </w:p>
    <w:p>
      <w:pPr>
        <w:pStyle w:val="ListParagraph"/>
        <w:numPr>
          <w:ilvl w:val="0"/>
          <w:numId w:val="2"/>
        </w:numPr>
        <w:spacing w:after="40" w:before="40"/>
      </w:pPr>
      <w:r>
        <w:rPr>
          <w:rFonts w:ascii="Arial" w:cs="Arial" w:eastAsia="Arial" w:hAnsi="Arial"/>
          <w:sz w:val="19"/>
          <w:szCs w:val="19"/>
        </w:rPr>
        <w:t xml:space="preserve">All employees, contractors, and vendors who have access to bank systems</w:t>
      </w:r>
    </w:p>
    <w:p>
      <w:pPr>
        <w:spacing w:after="80" w:before="80"/>
      </w:pPr>
      <w:r>
        <w:rPr>
          <w:rFonts w:ascii="Arial" w:cs="Arial" w:eastAsia="Arial" w:hAnsi="Arial"/>
          <w:color w:val="000000"/>
          <w:sz w:val="19"/>
          <w:szCs w:val="19"/>
        </w:rPr>
        <w:t xml:space="preserve">The following are out of scope for this procedure:</w:t>
      </w:r>
    </w:p>
    <w:p>
      <w:pPr>
        <w:pStyle w:val="ListParagraph"/>
        <w:numPr>
          <w:ilvl w:val="0"/>
          <w:numId w:val="2"/>
        </w:numPr>
        <w:spacing w:after="40" w:before="40"/>
      </w:pPr>
      <w:r>
        <w:rPr>
          <w:rFonts w:ascii="Arial" w:cs="Arial" w:eastAsia="Arial" w:hAnsi="Arial"/>
          <w:sz w:val="19"/>
          <w:szCs w:val="19"/>
        </w:rPr>
        <w:t xml:space="preserve">Physical security incidents (refer to the Physical Security policy)</w:t>
      </w:r>
    </w:p>
    <w:p>
      <w:pPr>
        <w:pStyle w:val="ListParagraph"/>
        <w:numPr>
          <w:ilvl w:val="0"/>
          <w:numId w:val="2"/>
        </w:numPr>
        <w:spacing w:after="40" w:before="40"/>
      </w:pPr>
      <w:r>
        <w:rPr>
          <w:rFonts w:ascii="Arial" w:cs="Arial" w:eastAsia="Arial" w:hAnsi="Arial"/>
          <w:sz w:val="19"/>
          <w:szCs w:val="19"/>
        </w:rPr>
        <w:t xml:space="preserve">Fraud incidents not involving a cybersecurity component</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Cybersecurity Incident</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 event that has or may have an adverse effect on the confidentiality, integrity, or availability of information systems or data.</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Threat Actor</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 individual, group, or organisation responsible for carrying out a cyberattack.</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Indicator of Compromise (IoC)</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Evidence that a system or network has been compromised, such as unusual network traffic or unexpected file changes.</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SIEM</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Security Information and Event Management system used to aggregate and correlate security logs.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RTO</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Recovery Time Objective — the target duration for restoring operations after an incident.</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4. Roles and Responsibilities</w:t>
      </w:r>
    </w:p>
    <w:p>
      <w:pPr>
        <w:spacing w:after="80" w:before="80"/>
      </w:pPr>
      <w:r>
        <w:rPr>
          <w:rFonts w:ascii="Arial" w:cs="Arial" w:eastAsia="Arial" w:hAnsi="Arial"/>
          <w:color w:val="000000"/>
          <w:sz w:val="19"/>
          <w:szCs w:val="19"/>
        </w:rPr>
        <w:t xml:space="preserve">The following roles are involved in the incident response process. Each team should be aware of their responsibilities and be ready to act when an incident occurs.</w:t>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Responsibilities</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CISO</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Overall accountability for cybersecurity. Should be informed of significant incidents.</w:t>
            </w:r>
            <w:r>
              <w:t xml:space="preserve"> </w:t>
            </w:r>
            <w:commentRangeStart w:id="11"/>
            <w:ins w:id="24" w:author="TRACE Document Uplift" w:date="2026-05-10T23:00:25+00:00">
              <w:r>
                <w:t>Performs fSISAC and FS-CERT threat intelligence feeds integrated into SIEM; weekly threat brief shared with CISO.</w:t>
              </w:r>
            </w:ins>
            <w:commentRangeEnd w:id="11"/>
            <w:r>
              <w:commentReference w:id="11"/>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Security Team / SOC</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Monitors security alerts, conducts triage, coordinates response activities.</w:t>
            </w:r>
            <w:r>
              <w:t xml:space="preserve"> </w:t>
            </w:r>
            <w:commentRangeStart w:id="10"/>
            <w:ins w:id="22" w:author="TRACE Document Uplift" w:date="2026-05-10T23:00:25+00:00">
              <w:r>
                <w:t>Performs endpoint Detection &amp; Response (EDR) deployed across all managed endpoints with real-time alerting to SOC.</w:t>
              </w:r>
            </w:ins>
            <w:commentRangeEnd w:id="10"/>
            <w:r>
              <w:commentReference w:id="10"/>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Incident Response Manager</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Manages the response process and communication during an incident. Usually the IT Security Head.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Operations</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Supports containment and recovery activities as directed by the security team.</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Legal / Compliance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Advises on regulatory and legal obligations. Involved when required.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Senior Management</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Should be kept informed of major incidents that affect the business.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HR Department</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Involved in cases where an employee is suspected of wrongdoing.</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5. Incident Classification</w:t>
      </w:r>
    </w:p>
    <w:p>
      <w:pPr>
        <w:spacing w:after="80" w:before="80"/>
      </w:pPr>
      <w:r>
        <w:rPr>
          <w:rFonts w:ascii="Arial" w:cs="Arial" w:eastAsia="Arial" w:hAnsi="Arial"/>
          <w:color w:val="000000"/>
          <w:sz w:val="19"/>
          <w:szCs w:val="19"/>
        </w:rPr>
        <w:t xml:space="preserve">Not all security events are incidents. When an alert is received, the SOC analyst should assess whether it represents a genuine incident or a false positive.</w:t>
      </w:r>
    </w:p>
    <w:p>
      <w:pPr>
        <w:spacing w:after="80" w:before="80"/>
      </w:pPr>
      <w:del w:id="1" w:author="TRACE Document Uplift" w:date="2026-05-10T23:00:25+00:00">
        <w:r>
          <w:delText>Incidents should be classified based on their potential impact to the organisation. Higher impact incidents should be escalated to senior management and the CISO as appropriate.</w:delText>
        </w:r>
      </w:del>
      <w:commentRangeStart w:id="0"/>
      <w:ins w:id="2" w:author="TRACE Document Uplift" w:date="2026-05-10T23:00:25+00:00">
        <w:r>
          <w:t>Incidents must be classified into four tiers (Critical, High, Medium, and Low) based on the Impact Matrix in Appendix A. Critical (P1) incidents must be escalated to the CISO and Senior Management within 30 minutes of confirmation.</w:t>
        </w:r>
      </w:ins>
      <w:commentRangeEnd w:id="0"/>
      <w:r>
        <w:commentReference w:id="0"/>
      </w:r>
    </w:p>
    <w:p>
      <w:pPr>
        <w:spacing w:after="80" w:before="80"/>
      </w:pPr>
      <w:r>
        <w:rPr>
          <w:rFonts w:ascii="Arial" w:cs="Arial" w:eastAsia="Arial" w:hAnsi="Arial"/>
          <w:color w:val="000000"/>
          <w:sz w:val="19"/>
          <w:szCs w:val="19"/>
        </w:rPr>
        <w:t xml:space="preserve">Factors to consider when assessing impact include:</w:t>
      </w:r>
    </w:p>
    <w:p>
      <w:pPr>
        <w:pStyle w:val="ListParagraph"/>
        <w:numPr>
          <w:ilvl w:val="0"/>
          <w:numId w:val="2"/>
        </w:numPr>
        <w:spacing w:after="40" w:before="40"/>
      </w:pPr>
      <w:r>
        <w:rPr>
          <w:rFonts w:ascii="Arial" w:cs="Arial" w:eastAsia="Arial" w:hAnsi="Arial"/>
          <w:sz w:val="19"/>
          <w:szCs w:val="19"/>
        </w:rPr>
        <w:t xml:space="preserve">Number of systems or users affected</w:t>
      </w:r>
    </w:p>
    <w:p>
      <w:pPr>
        <w:pStyle w:val="ListParagraph"/>
        <w:numPr>
          <w:ilvl w:val="0"/>
          <w:numId w:val="2"/>
        </w:numPr>
        <w:spacing w:after="40" w:before="40"/>
      </w:pPr>
      <w:r>
        <w:rPr>
          <w:rFonts w:ascii="Arial" w:cs="Arial" w:eastAsia="Arial" w:hAnsi="Arial"/>
          <w:sz w:val="19"/>
          <w:szCs w:val="19"/>
        </w:rPr>
        <w:t xml:space="preserve">Sensitivity of data involved</w:t>
      </w:r>
    </w:p>
    <w:p>
      <w:pPr>
        <w:pStyle w:val="ListParagraph"/>
        <w:numPr>
          <w:ilvl w:val="0"/>
          <w:numId w:val="2"/>
        </w:numPr>
        <w:spacing w:after="40" w:before="40"/>
      </w:pPr>
      <w:r>
        <w:rPr>
          <w:rFonts w:ascii="Arial" w:cs="Arial" w:eastAsia="Arial" w:hAnsi="Arial"/>
          <w:sz w:val="19"/>
          <w:szCs w:val="19"/>
        </w:rPr>
        <w:t xml:space="preserve">Whether services have been disrupted</w:t>
      </w:r>
    </w:p>
    <w:p>
      <w:pPr>
        <w:pStyle w:val="ListParagraph"/>
        <w:numPr>
          <w:ilvl w:val="0"/>
          <w:numId w:val="2"/>
        </w:numPr>
        <w:spacing w:after="40" w:before="40"/>
      </w:pPr>
      <w:r>
        <w:rPr>
          <w:rFonts w:ascii="Arial" w:cs="Arial" w:eastAsia="Arial" w:hAnsi="Arial"/>
          <w:sz w:val="19"/>
          <w:szCs w:val="19"/>
        </w:rPr>
        <w:t xml:space="preserve">Likelihood of financial loss or reputational damage</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6. Incident Response Process</w:t>
      </w:r>
    </w:p>
    <w:p>
      <w:pPr>
        <w:spacing w:after="80" w:before="80"/>
      </w:pPr>
      <w:r>
        <w:rPr>
          <w:rFonts w:ascii="Arial" w:cs="Arial" w:eastAsia="Arial" w:hAnsi="Arial"/>
          <w:color w:val="000000"/>
          <w:sz w:val="19"/>
          <w:szCs w:val="19"/>
        </w:rPr>
        <w:t xml:space="preserve">The incident response process follows six phases as outlined below. Teams should move through each phase systematically.</w:t>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Actions</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1</w:t>
            </w:r>
          </w:p>
        </w:tc>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Detection &amp; Identification</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Security alerts received via SIEM, EDR, or user reports. SOC analyst reviews and performs initial triage.</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2</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Initial Assessment</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Assess the nature and scope of the incident. Determine if it is a genuine security incident or a false positive.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3</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Containment</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Take steps to contain the incident and prevent further damage. Actions will depend on the type of incident.</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4</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Eradication</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Remove the threat from the environment. This may include removing malware, disabling compromised accounts, and patching vulnerabilities.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5</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Recovery</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Restore affected systems and services to normal operations. Verify that systems are clean before bringing them back online.</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6</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Communication</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Notify relevant stakeholders as appropriate. This includes management, affected users, and potentially external parties.</w:t>
            </w:r>
          </w:p>
        </w:tc>
      </w:tr>
    </w:tbl>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6.1 Detection and Identification</w:t>
      </w:r>
    </w:p>
    <w:p>
      <w:pPr>
        <w:spacing w:after="80" w:before="80"/>
      </w:pPr>
      <w:r>
        <w:rPr>
          <w:rFonts w:ascii="Arial" w:cs="Arial" w:eastAsia="Arial" w:hAnsi="Arial"/>
          <w:color w:val="000000"/>
          <w:sz w:val="19"/>
          <w:szCs w:val="19"/>
        </w:rPr>
        <w:t xml:space="preserve">Security incidents may be detected through various sources including:</w:t>
      </w:r>
    </w:p>
    <w:p>
      <w:pPr/>
      <w:commentRangeStart w:id="9"/>
      <w:ins w:id="20" w:author="TRACE Document Uplift" w:date="2026-05-10T23:00:25+00:00">
        <w:r>
          <w:t>The IT Security performs endpoint Detection &amp; Response (EDR) deployed across all managed endpoints with real-time alerting to SOC. Retained evidence includes the relevant evidence. The Threat Intel performs fSISAC and FS-CERT threat intelligence feeds integrated into SIEM; weekly threat brief shared with CISO. Retained evidence includes the relevant evidence.</w:t>
        </w:r>
      </w:ins>
      <w:commentRangeEnd w:id="9"/>
      <w:r>
        <w:commentReference w:id="9"/>
      </w:r>
    </w:p>
    <w:p>
      <w:pPr>
        <w:pStyle w:val="ListParagraph"/>
        <w:numPr>
          <w:ilvl w:val="0"/>
          <w:numId w:val="2"/>
        </w:numPr>
        <w:spacing w:after="40" w:before="40"/>
      </w:pPr>
      <w:del w:id="11" w:author="TRACE Document Uplift" w:date="2026-05-10T23:00:25+00:00">
        <w:r>
          <w:delText>SIEM alerts and correlation rules</w:delText>
        </w:r>
      </w:del>
      <w:commentRangeStart w:id="5"/>
      <w:ins w:id="12" w:author="TRACE Document Uplift" w:date="2026-05-10T23:00:25+00:00">
        <w:r>
          <w:t>SIEM alerts and correlation rules Endpoint Detection and Response (EDR) alerts User and Entity Behaviour Analytics (UEBA) alerts for anomalous access patterns.</w:t>
        </w:r>
      </w:ins>
      <w:commentRangeEnd w:id="5"/>
      <w:r>
        <w:commentReference w:id="5"/>
      </w:r>
    </w:p>
    <w:p>
      <w:pPr>
        <w:pStyle w:val="ListParagraph"/>
        <w:numPr>
          <w:ilvl w:val="0"/>
          <w:numId w:val="2"/>
        </w:numPr>
        <w:spacing w:after="40" w:before="40"/>
      </w:pPr>
      <w:r>
        <w:rPr>
          <w:rFonts w:ascii="Arial" w:cs="Arial" w:eastAsia="Arial" w:hAnsi="Arial"/>
          <w:sz w:val="19"/>
          <w:szCs w:val="19"/>
        </w:rPr>
        <w:t xml:space="preserve">Endpoint Detection and Response (EDR) alerts</w:t>
      </w:r>
    </w:p>
    <w:p>
      <w:pPr>
        <w:pStyle w:val="ListParagraph"/>
        <w:numPr>
          <w:ilvl w:val="0"/>
          <w:numId w:val="2"/>
        </w:numPr>
        <w:spacing w:after="40" w:before="40"/>
      </w:pPr>
      <w:r>
        <w:rPr>
          <w:rFonts w:ascii="Arial" w:cs="Arial" w:eastAsia="Arial" w:hAnsi="Arial"/>
          <w:sz w:val="19"/>
          <w:szCs w:val="19"/>
        </w:rPr>
        <w:t xml:space="preserve">Reports from employees or customers</w:t>
      </w:r>
    </w:p>
    <w:p>
      <w:pPr>
        <w:pStyle w:val="ListParagraph"/>
        <w:numPr>
          <w:ilvl w:val="0"/>
          <w:numId w:val="2"/>
        </w:numPr>
        <w:spacing w:after="40" w:before="40"/>
      </w:pPr>
      <w:del w:id="3" w:author="TRACE Document Uplift" w:date="2026-05-10T23:00:25+00:00">
        <w:r>
          <w:delText>Threat intelligence feeds</w:delText>
        </w:r>
      </w:del>
      <w:commentRangeStart w:id="1"/>
      <w:ins w:id="4" w:author="TRACE Document Uplift" w:date="2026-05-10T23:00:25+00:00">
        <w:r>
          <w:t>Mandatory Threat Intelligence Feeds: Threat intelligence feeds, specifically including FSISAC and FS-CERT feeds integrated directly into the SIEM for automated correlation.</w:t>
        </w:r>
      </w:ins>
      <w:commentRangeEnd w:id="1"/>
      <w:r>
        <w:commentReference w:id="1"/>
      </w:r>
    </w:p>
    <w:p>
      <w:pPr>
        <w:pStyle w:val="ListParagraph"/>
        <w:numPr>
          <w:ilvl w:val="0"/>
          <w:numId w:val="2"/>
        </w:numPr>
        <w:spacing w:after="40" w:before="40"/>
      </w:pPr>
      <w:r>
        <w:rPr>
          <w:rFonts w:ascii="Arial" w:cs="Arial" w:eastAsia="Arial" w:hAnsi="Arial"/>
          <w:sz w:val="19"/>
          <w:szCs w:val="19"/>
        </w:rPr>
        <w:t xml:space="preserve">External notifications (e.g., from vendors or law enforcement)</w:t>
      </w:r>
    </w:p>
    <w:p>
      <w:pPr>
        <w:spacing w:after="80" w:before="80"/>
      </w:pPr>
      <w:r>
        <w:rPr>
          <w:rFonts w:ascii="Arial" w:cs="Arial" w:eastAsia="Arial" w:hAnsi="Arial"/>
          <w:color w:val="000000"/>
          <w:sz w:val="19"/>
          <w:szCs w:val="19"/>
        </w:rPr>
        <w:t xml:space="preserve">When an alert is received, the SOC analyst should review the available information and determine whether it represents a genuine security incident.</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6.2 Containment</w:t>
      </w:r>
    </w:p>
    <w:p>
      <w:pPr>
        <w:spacing w:after="80" w:before="80"/>
      </w:pPr>
      <w:r>
        <w:rPr>
          <w:rFonts w:ascii="Arial" w:cs="Arial" w:eastAsia="Arial" w:hAnsi="Arial"/>
          <w:color w:val="000000"/>
          <w:sz w:val="19"/>
          <w:szCs w:val="19"/>
        </w:rPr>
        <w:t xml:space="preserve">Once an incident is confirmed, the priority is to contain the threat and prevent it from spreading. Containment actions may include:</w:t>
      </w:r>
    </w:p>
    <w:p>
      <w:pPr>
        <w:pStyle w:val="ListParagraph"/>
        <w:numPr>
          <w:ilvl w:val="0"/>
          <w:numId w:val="2"/>
        </w:numPr>
        <w:spacing w:after="40" w:before="40"/>
      </w:pPr>
      <w:r>
        <w:rPr>
          <w:rFonts w:ascii="Arial" w:cs="Arial" w:eastAsia="Arial" w:hAnsi="Arial"/>
          <w:sz w:val="19"/>
          <w:szCs w:val="19"/>
        </w:rPr>
        <w:t xml:space="preserve">Isolating affected systems from the network</w:t>
      </w:r>
    </w:p>
    <w:p>
      <w:pPr>
        <w:pStyle w:val="ListParagraph"/>
        <w:numPr>
          <w:ilvl w:val="0"/>
          <w:numId w:val="2"/>
        </w:numPr>
        <w:spacing w:after="40" w:before="40"/>
      </w:pPr>
      <w:r>
        <w:rPr>
          <w:rFonts w:ascii="Arial" w:cs="Arial" w:eastAsia="Arial" w:hAnsi="Arial"/>
          <w:sz w:val="19"/>
          <w:szCs w:val="19"/>
        </w:rPr>
        <w:t xml:space="preserve">Disabling compromised user accounts</w:t>
      </w:r>
    </w:p>
    <w:p>
      <w:pPr>
        <w:pStyle w:val="ListParagraph"/>
        <w:numPr>
          <w:ilvl w:val="0"/>
          <w:numId w:val="2"/>
        </w:numPr>
        <w:spacing w:after="40" w:before="40"/>
      </w:pPr>
      <w:r>
        <w:rPr>
          <w:rFonts w:ascii="Arial" w:cs="Arial" w:eastAsia="Arial" w:hAnsi="Arial"/>
          <w:sz w:val="19"/>
          <w:szCs w:val="19"/>
        </w:rPr>
        <w:t xml:space="preserve">Blocking malicious IP addresses or domains at the firewall or proxy</w:t>
      </w:r>
    </w:p>
    <w:p>
      <w:pPr>
        <w:pStyle w:val="ListParagraph"/>
        <w:numPr>
          <w:ilvl w:val="0"/>
          <w:numId w:val="2"/>
        </w:numPr>
        <w:spacing w:after="40" w:before="40"/>
      </w:pPr>
      <w:r>
        <w:rPr>
          <w:rFonts w:ascii="Arial" w:cs="Arial" w:eastAsia="Arial" w:hAnsi="Arial"/>
          <w:sz w:val="19"/>
          <w:szCs w:val="19"/>
        </w:rPr>
        <w:t xml:space="preserve">Suspending affected services if necessary</w:t>
      </w:r>
    </w:p>
    <w:p>
      <w:pPr>
        <w:spacing w:after="80" w:before="80"/>
      </w:pPr>
      <w:r>
        <w:rPr>
          <w:rFonts w:ascii="Arial" w:cs="Arial" w:eastAsia="Arial" w:hAnsi="Arial"/>
          <w:color w:val="000000"/>
          <w:sz w:val="19"/>
          <w:szCs w:val="19"/>
        </w:rPr>
        <w:t xml:space="preserve">The Incident Response Manager should decide which containment actions are appropriate based on the specific circumstances of the incident.</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6.3 Eradication</w:t>
      </w:r>
    </w:p>
    <w:p>
      <w:pPr>
        <w:spacing w:after="80" w:before="80"/>
      </w:pPr>
      <w:r>
        <w:rPr>
          <w:rFonts w:ascii="Arial" w:cs="Arial" w:eastAsia="Arial" w:hAnsi="Arial"/>
          <w:color w:val="000000"/>
          <w:sz w:val="19"/>
          <w:szCs w:val="19"/>
        </w:rPr>
        <w:t xml:space="preserve">After the incident has been contained, the source of the compromise should be identified and removed. This may include:</w:t>
      </w:r>
    </w:p>
    <w:p>
      <w:pPr>
        <w:pStyle w:val="ListParagraph"/>
        <w:numPr>
          <w:ilvl w:val="0"/>
          <w:numId w:val="2"/>
        </w:numPr>
        <w:spacing w:after="40" w:before="40"/>
      </w:pPr>
      <w:r>
        <w:rPr>
          <w:rFonts w:ascii="Arial" w:cs="Arial" w:eastAsia="Arial" w:hAnsi="Arial"/>
          <w:sz w:val="19"/>
          <w:szCs w:val="19"/>
        </w:rPr>
        <w:t xml:space="preserve">Removing malware from affected systems using antivirus or EDR tools</w:t>
      </w:r>
    </w:p>
    <w:p>
      <w:pPr>
        <w:pStyle w:val="ListParagraph"/>
        <w:numPr>
          <w:ilvl w:val="0"/>
          <w:numId w:val="2"/>
        </w:numPr>
        <w:spacing w:after="40" w:before="40"/>
      </w:pPr>
      <w:r>
        <w:rPr>
          <w:rFonts w:ascii="Arial" w:cs="Arial" w:eastAsia="Arial" w:hAnsi="Arial"/>
          <w:sz w:val="19"/>
          <w:szCs w:val="19"/>
        </w:rPr>
        <w:t xml:space="preserve">Revoking and resetting compromised credentials</w:t>
      </w:r>
    </w:p>
    <w:p>
      <w:pPr>
        <w:pStyle w:val="ListParagraph"/>
        <w:numPr>
          <w:ilvl w:val="0"/>
          <w:numId w:val="2"/>
        </w:numPr>
        <w:spacing w:after="40" w:before="40"/>
      </w:pPr>
      <w:del w:id="5" w:author="TRACE Document Uplift" w:date="2026-05-10T23:00:25+00:00">
        <w:r>
          <w:delText>Applying security patches to address the vulnerability exploited</w:delText>
        </w:r>
      </w:del>
      <w:commentRangeStart w:id="2"/>
      <w:ins w:id="6" w:author="TRACE Document Uplift" w:date="2026-05-10T23:00:25+00:00">
        <w:r>
          <w:t>Applying security patches to address the vulnerability exploited; emergency patching for vulnerabilities with a CVSS score ≥ 9.0 must be completed within 72 hours of identification.</w:t>
        </w:r>
      </w:ins>
      <w:commentRangeEnd w:id="2"/>
      <w:r>
        <w:commentReference w:id="2"/>
      </w:r>
    </w:p>
    <w:p>
      <w:pPr>
        <w:pStyle w:val="ListParagraph"/>
        <w:numPr>
          <w:ilvl w:val="0"/>
          <w:numId w:val="2"/>
        </w:numPr>
        <w:spacing w:after="40" w:before="40"/>
      </w:pPr>
      <w:r>
        <w:rPr>
          <w:rFonts w:ascii="Arial" w:cs="Arial" w:eastAsia="Arial" w:hAnsi="Arial"/>
          <w:sz w:val="19"/>
          <w:szCs w:val="19"/>
        </w:rPr>
        <w:t xml:space="preserve">Reviewing and strengthening access controls</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6.4 Recovery</w:t>
      </w:r>
    </w:p>
    <w:p>
      <w:pPr>
        <w:spacing w:after="80" w:before="80"/>
      </w:pPr>
      <w:del w:id="7" w:author="TRACE Document Uplift" w:date="2026-05-10T23:00:25+00:00">
        <w:r>
          <w:delText>Systems should be restored to normal operation only after the threat has been fully eradicated.</w:delText>
        </w:r>
      </w:del>
      <w:commentRangeStart w:id="3"/>
      <w:ins w:id="8" w:author="TRACE Document Uplift" w:date="2026-05-10T23:00:25+00:00">
        <w:r>
          <w:t>Systems should be restored to normal operation using immutable offline backups only after the threat has been fully eradicated. Recovery activities must be completed within the defined Recovery Time Objective (RTO) for the specific business service.</w:t>
        </w:r>
      </w:ins>
      <w:commentRangeEnd w:id="3"/>
      <w:r>
        <w:commentReference w:id="3"/>
      </w:r>
      <w:r>
        <w:t xml:space="preserve"> Before bringing systems back online, the team should verify that:</w:t>
      </w:r>
    </w:p>
    <w:p>
      <w:pPr>
        <w:pStyle w:val="ListParagraph"/>
        <w:numPr>
          <w:ilvl w:val="0"/>
          <w:numId w:val="2"/>
        </w:numPr>
        <w:spacing w:after="40" w:before="40"/>
      </w:pPr>
      <w:r>
        <w:rPr>
          <w:rFonts w:ascii="Arial" w:cs="Arial" w:eastAsia="Arial" w:hAnsi="Arial"/>
          <w:sz w:val="19"/>
          <w:szCs w:val="19"/>
        </w:rPr>
        <w:t xml:space="preserve">All malware or malicious artefacts have been removed</w:t>
      </w:r>
    </w:p>
    <w:p>
      <w:pPr>
        <w:pStyle w:val="ListParagraph"/>
        <w:numPr>
          <w:ilvl w:val="0"/>
          <w:numId w:val="2"/>
        </w:numPr>
        <w:spacing w:after="40" w:before="40"/>
      </w:pPr>
      <w:r>
        <w:rPr>
          <w:rFonts w:ascii="Arial" w:cs="Arial" w:eastAsia="Arial" w:hAnsi="Arial"/>
          <w:sz w:val="19"/>
          <w:szCs w:val="19"/>
        </w:rPr>
        <w:t xml:space="preserve">Patching has been applied where relevant</w:t>
      </w:r>
    </w:p>
    <w:p>
      <w:pPr>
        <w:pStyle w:val="ListParagraph"/>
        <w:numPr>
          <w:ilvl w:val="0"/>
          <w:numId w:val="2"/>
        </w:numPr>
        <w:spacing w:after="40" w:before="40"/>
      </w:pPr>
      <w:r>
        <w:rPr>
          <w:rFonts w:ascii="Arial" w:cs="Arial" w:eastAsia="Arial" w:hAnsi="Arial"/>
          <w:sz w:val="19"/>
          <w:szCs w:val="19"/>
        </w:rPr>
        <w:t xml:space="preserve">Access controls have been reviewed and tightened</w:t>
      </w:r>
    </w:p>
    <w:p>
      <w:pPr>
        <w:spacing w:after="80" w:before="80"/>
      </w:pPr>
      <w:r>
        <w:rPr>
          <w:rFonts w:ascii="Arial" w:cs="Arial" w:eastAsia="Arial" w:hAnsi="Arial"/>
          <w:color w:val="000000"/>
          <w:sz w:val="19"/>
          <w:szCs w:val="19"/>
        </w:rPr>
        <w:t xml:space="preserve">Systems should be monitored closely for a period following recovery to detect any signs of re-compromise.</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7. Communication and Escalation</w:t>
      </w:r>
    </w:p>
    <w:p>
      <w:pPr>
        <w:spacing w:after="80" w:before="80"/>
      </w:pPr>
      <w:r>
        <w:rPr>
          <w:rFonts w:ascii="Arial" w:cs="Arial" w:eastAsia="Arial" w:hAnsi="Arial"/>
          <w:color w:val="000000"/>
          <w:sz w:val="19"/>
          <w:szCs w:val="19"/>
        </w:rPr>
        <w:t xml:space="preserve">Communication during an incident is important. The Incident Response Manager is responsible for keeping relevant stakeholders informed.</w:t>
      </w:r>
    </w:p>
    <w:p>
      <w:pPr>
        <w:pStyle w:val="Heading2"/>
        <w:spacing w:after="80" w:before="200"/>
      </w:pPr>
      <w:r>
        <w:rPr>
          <w:rFonts w:ascii="Arial" w:cs="Arial" w:eastAsia="Arial" w:hAnsi="Arial"/>
          <w:b/>
          <w:bCs/>
          <w:color w:val="2E5FA3"/>
          <w:sz w:val="22"/>
          <w:szCs w:val="22"/>
        </w:rPr>
        <w:t xml:space="preserve">7.1 Internal Communication</w:t>
      </w:r>
    </w:p>
    <w:p>
      <w:pPr>
        <w:spacing w:after="80" w:before="80"/>
      </w:pPr>
      <w:r>
        <w:rPr>
          <w:rFonts w:ascii="Arial" w:cs="Arial" w:eastAsia="Arial" w:hAnsi="Arial"/>
          <w:color w:val="000000"/>
          <w:sz w:val="19"/>
          <w:szCs w:val="19"/>
        </w:rPr>
        <w:t xml:space="preserve">The following stakeholders should be notified as appropriate during an incident:</w:t>
      </w:r>
    </w:p>
    <w:p>
      <w:pPr>
        <w:pStyle w:val="ListParagraph"/>
        <w:numPr>
          <w:ilvl w:val="0"/>
          <w:numId w:val="2"/>
        </w:numPr>
        <w:spacing w:after="40" w:before="40"/>
      </w:pPr>
      <w:r>
        <w:rPr>
          <w:rFonts w:ascii="Arial" w:cs="Arial" w:eastAsia="Arial" w:hAnsi="Arial"/>
          <w:sz w:val="19"/>
          <w:szCs w:val="19"/>
        </w:rPr>
        <w:t xml:space="preserve">CISO — should be informed of significant incidents promptly</w:t>
      </w:r>
    </w:p>
    <w:p>
      <w:pPr>
        <w:pStyle w:val="ListParagraph"/>
        <w:numPr>
          <w:ilvl w:val="0"/>
          <w:numId w:val="2"/>
        </w:numPr>
        <w:spacing w:after="40" w:before="40"/>
      </w:pPr>
      <w:r>
        <w:rPr>
          <w:rFonts w:ascii="Arial" w:cs="Arial" w:eastAsia="Arial" w:hAnsi="Arial"/>
          <w:sz w:val="19"/>
          <w:szCs w:val="19"/>
        </w:rPr>
        <w:t xml:space="preserve">Senior management — to be notified if the incident has a material business impact</w:t>
      </w:r>
    </w:p>
    <w:p>
      <w:pPr>
        <w:pStyle w:val="ListParagraph"/>
        <w:numPr>
          <w:ilvl w:val="0"/>
          <w:numId w:val="2"/>
        </w:numPr>
        <w:spacing w:after="40" w:before="40"/>
      </w:pPr>
      <w:r>
        <w:rPr>
          <w:rFonts w:ascii="Arial" w:cs="Arial" w:eastAsia="Arial" w:hAnsi="Arial"/>
          <w:sz w:val="19"/>
          <w:szCs w:val="19"/>
        </w:rPr>
        <w:t xml:space="preserve">Affected business units — to be kept informed of progress and recovery timelines</w:t>
      </w:r>
    </w:p>
    <w:p>
      <w:pPr>
        <w:pStyle w:val="ListParagraph"/>
        <w:numPr>
          <w:ilvl w:val="0"/>
          <w:numId w:val="2"/>
        </w:numPr>
        <w:spacing w:after="40" w:before="40"/>
      </w:pPr>
      <w:r>
        <w:rPr>
          <w:rFonts w:ascii="Arial" w:cs="Arial" w:eastAsia="Arial" w:hAnsi="Arial"/>
          <w:sz w:val="19"/>
          <w:szCs w:val="19"/>
        </w:rPr>
        <w:t xml:space="preserve">HR — if an employee is involved</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7.2 External Communication</w:t>
      </w:r>
    </w:p>
    <w:p>
      <w:pPr>
        <w:spacing w:after="80" w:before="80"/>
      </w:pPr>
      <w:r>
        <w:rPr>
          <w:rFonts w:ascii="Arial" w:cs="Arial" w:eastAsia="Arial" w:hAnsi="Arial"/>
          <w:color w:val="000000"/>
          <w:sz w:val="19"/>
          <w:szCs w:val="19"/>
        </w:rPr>
        <w:t xml:space="preserve">External communication should be managed carefully and approved by senior management before release.</w:t>
      </w:r>
    </w:p>
    <w:p>
      <w:pPr>
        <w:pStyle w:val="ListParagraph"/>
        <w:numPr>
          <w:ilvl w:val="0"/>
          <w:numId w:val="2"/>
        </w:numPr>
        <w:spacing w:after="40" w:before="40"/>
      </w:pPr>
      <w:r>
        <w:rPr>
          <w:rFonts w:ascii="Arial" w:cs="Arial" w:eastAsia="Arial" w:hAnsi="Arial"/>
          <w:sz w:val="19"/>
          <w:szCs w:val="19"/>
        </w:rPr>
        <w:t xml:space="preserve">Customer notifications — if customer data has been compromised, customers may need to be informed</w:t>
      </w:r>
    </w:p>
    <w:p>
      <w:pPr>
        <w:pStyle w:val="ListParagraph"/>
        <w:numPr>
          <w:ilvl w:val="0"/>
          <w:numId w:val="2"/>
        </w:numPr>
        <w:spacing w:after="40" w:before="40"/>
      </w:pPr>
      <w:r>
        <w:rPr>
          <w:rFonts w:ascii="Arial" w:cs="Arial" w:eastAsia="Arial" w:hAnsi="Arial"/>
          <w:sz w:val="19"/>
          <w:szCs w:val="19"/>
        </w:rPr>
        <w:t xml:space="preserve">Media inquiries — all media inquiries should be directed to the Communications team</w:t>
      </w:r>
    </w:p>
    <w:p>
      <w:pPr>
        <w:pStyle w:val="ListParagraph"/>
        <w:numPr>
          <w:ilvl w:val="0"/>
          <w:numId w:val="2"/>
        </w:numPr>
        <w:spacing w:after="40" w:before="40"/>
      </w:pPr>
      <w:r>
        <w:rPr>
          <w:rFonts w:ascii="Arial" w:cs="Arial" w:eastAsia="Arial" w:hAnsi="Arial"/>
          <w:sz w:val="19"/>
          <w:szCs w:val="19"/>
        </w:rPr>
        <w:t xml:space="preserve">Law enforcement — the Legal team will advise if law enforcement involvement is required</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8. Documentation and Evidence</w:t>
      </w:r>
    </w:p>
    <w:p>
      <w:pPr>
        <w:spacing w:after="80" w:before="80"/>
      </w:pPr>
      <w:r>
        <w:rPr>
          <w:rFonts w:ascii="Arial" w:cs="Arial" w:eastAsia="Arial" w:hAnsi="Arial"/>
          <w:color w:val="000000"/>
          <w:sz w:val="19"/>
          <w:szCs w:val="19"/>
        </w:rPr>
        <w:t xml:space="preserve">All incidents should be documented in the incident tracking system. The following information should be recorded:</w:t>
      </w:r>
    </w:p>
    <w:p>
      <w:pPr>
        <w:pStyle w:val="ListParagraph"/>
        <w:numPr>
          <w:ilvl w:val="0"/>
          <w:numId w:val="2"/>
        </w:numPr>
        <w:spacing w:after="40" w:before="40"/>
      </w:pPr>
      <w:r>
        <w:rPr>
          <w:rFonts w:ascii="Arial" w:cs="Arial" w:eastAsia="Arial" w:hAnsi="Arial"/>
          <w:sz w:val="19"/>
          <w:szCs w:val="19"/>
        </w:rPr>
        <w:t xml:space="preserve">Date and time the incident was detected</w:t>
      </w:r>
    </w:p>
    <w:p>
      <w:pPr>
        <w:pStyle w:val="ListParagraph"/>
        <w:numPr>
          <w:ilvl w:val="0"/>
          <w:numId w:val="2"/>
        </w:numPr>
        <w:spacing w:after="40" w:before="40"/>
      </w:pPr>
      <w:r>
        <w:rPr>
          <w:rFonts w:ascii="Arial" w:cs="Arial" w:eastAsia="Arial" w:hAnsi="Arial"/>
          <w:sz w:val="19"/>
          <w:szCs w:val="19"/>
        </w:rPr>
        <w:t xml:space="preserve">Nature of the incident</w:t>
      </w:r>
    </w:p>
    <w:p>
      <w:pPr>
        <w:pStyle w:val="ListParagraph"/>
        <w:numPr>
          <w:ilvl w:val="0"/>
          <w:numId w:val="2"/>
        </w:numPr>
        <w:spacing w:after="40" w:before="40"/>
      </w:pPr>
      <w:r>
        <w:rPr>
          <w:rFonts w:ascii="Arial" w:cs="Arial" w:eastAsia="Arial" w:hAnsi="Arial"/>
          <w:sz w:val="19"/>
          <w:szCs w:val="19"/>
        </w:rPr>
        <w:t xml:space="preserve">Systems and data affected</w:t>
      </w:r>
    </w:p>
    <w:p>
      <w:pPr>
        <w:pStyle w:val="ListParagraph"/>
        <w:numPr>
          <w:ilvl w:val="0"/>
          <w:numId w:val="2"/>
        </w:numPr>
        <w:spacing w:after="40" w:before="40"/>
      </w:pPr>
      <w:r>
        <w:rPr>
          <w:rFonts w:ascii="Arial" w:cs="Arial" w:eastAsia="Arial" w:hAnsi="Arial"/>
          <w:sz w:val="19"/>
          <w:szCs w:val="19"/>
        </w:rPr>
        <w:t xml:space="preserve">Actions taken during response</w:t>
      </w:r>
    </w:p>
    <w:p>
      <w:pPr>
        <w:pStyle w:val="ListParagraph"/>
        <w:numPr>
          <w:ilvl w:val="0"/>
          <w:numId w:val="2"/>
        </w:numPr>
        <w:spacing w:after="40" w:before="40"/>
      </w:pPr>
      <w:r>
        <w:rPr>
          <w:rFonts w:ascii="Arial" w:cs="Arial" w:eastAsia="Arial" w:hAnsi="Arial"/>
          <w:sz w:val="19"/>
          <w:szCs w:val="19"/>
        </w:rPr>
        <w:t xml:space="preserve">Outcome and resolution</w:t>
      </w:r>
    </w:p>
    <w:p>
      <w:pPr>
        <w:spacing w:after="80" w:before="80"/>
      </w:pPr>
      <w:r>
        <w:rPr>
          <w:rFonts w:ascii="Arial" w:cs="Arial" w:eastAsia="Arial" w:hAnsi="Arial"/>
          <w:color w:val="000000"/>
          <w:sz w:val="19"/>
          <w:szCs w:val="19"/>
        </w:rPr>
        <w:t xml:space="preserve">Documentation should be completed as soon as practicable after the incident is resolved.</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9. Training and Awareness</w:t>
      </w:r>
    </w:p>
    <w:p>
      <w:pPr>
        <w:spacing w:after="80" w:before="80"/>
      </w:pPr>
      <w:r>
        <w:rPr>
          <w:rFonts w:ascii="Arial" w:cs="Arial" w:eastAsia="Arial" w:hAnsi="Arial"/>
          <w:color w:val="000000"/>
          <w:sz w:val="19"/>
          <w:szCs w:val="19"/>
        </w:rPr>
        <w:t xml:space="preserve">All IT security staff should be familiar with this SOP. Annual security awareness training is conducted for all employees.</w:t>
      </w:r>
    </w:p>
    <w:p>
      <w:pPr>
        <w:spacing w:after="80" w:before="80"/>
      </w:pPr>
      <w:del w:id="9" w:author="TRACE Document Uplift" w:date="2026-05-10T23:00:25+00:00">
        <w:r>
          <w:delText>Tabletop exercises and simulations may be conducted periodically to test the bank's incident response readiness.</w:delText>
        </w:r>
      </w:del>
      <w:commentRangeStart w:id="4"/>
      <w:ins w:id="10" w:author="TRACE Document Uplift" w:date="2026-05-10T23:00:25+00:00">
        <w:r>
          <w:t>Tabletop exercises and simulations shall be conducted semi-annually to test the bank's incident response readiness and BCP/DR alignment.</w:t>
        </w:r>
      </w:ins>
      <w:commentRangeEnd w:id="4"/>
      <w:r>
        <w:commentReference w:id="4"/>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10. Document Review</w:t>
      </w:r>
    </w:p>
    <w:p>
      <w:pPr>
        <w:spacing w:after="80" w:before="80"/>
      </w:pPr>
      <w:r>
        <w:rPr>
          <w:rFonts w:ascii="Arial" w:cs="Arial" w:eastAsia="Arial" w:hAnsi="Arial"/>
          <w:color w:val="000000"/>
          <w:sz w:val="19"/>
          <w:szCs w:val="19"/>
        </w:rPr>
        <w:t xml:space="preserve">This SOP should be reviewed and updated periodically, or following a significant security incident. The IT Security team is responsible for maintaining this document.</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Appendix A – Contact List</w:t>
      </w:r>
    </w:p>
    <w:p>
      <w:pPr>
        <w:spacing w:after="80" w:before="80"/>
      </w:pPr>
      <w:r>
        <w:rPr>
          <w:rFonts w:ascii="Arial" w:cs="Arial" w:eastAsia="Arial" w:hAnsi="Arial"/>
          <w:color w:val="000000"/>
          <w:sz w:val="19"/>
          <w:szCs w:val="19"/>
        </w:rPr>
        <w:t xml:space="preserve">In the event of an incident, the following contacts should be notified as appropriate. This list should be maintained and kept up to date by the IT Security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Contact</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CISO</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Security Head</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Head of IT Operations</w:t>
            </w:r>
          </w:p>
          <w:p>
            <w:pPr/>
            <w:commentRangeStart w:id="7"/>
            <w:ins w:id="16" w:author="TRACE Document Uplift" w:date="2026-05-10T23:00:25+00:00">
              <w:r>
                <w:t>Perform eradication by removing malware and applying emergency patches (within 72 hours for CVSS ≥ 9.0). IT Operations is the accountable owner for control CC-007; the IT Security Team shall perform a hand-off of remediation requirements to IT Operations to ensure the execution of these measures.</w:t>
              </w:r>
            </w:ins>
            <w:commentRangeEnd w:id="7"/>
            <w:r>
              <w:commentReference w:id="7"/>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Chief Compliance Officer</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Legal Counsel</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bl>
    <w:p>
      <w:r>
        <w:rPr>
          <w:rFonts w:ascii="Arial" w:cs="Arial" w:eastAsia="Arial" w:hAnsi="Arial"/>
          <w:sz w:val="19"/>
          <w:szCs w:val="19"/>
        </w:rPr>
        <w:t xml:space="preserve"/>
      </w:r>
    </w:p>
    <w:p>
      <w:commentRangeStart w:id="6"/>
      <w:ins w:id="14" w:author="TRACE Document Uplift" w:date="2026-05-10T23:00:25+00:00">
        <w:r>
          <w:t>Vendor Risk / Third-Party Management: Responsible for coordinating with external service providers and vendors during incidents affecting third-party hosted bank data.</w:t>
        </w:r>
      </w:ins>
      <w:commentRangeEnd w:id="6"/>
      <w:r>
        <w:commentReference w:id="6"/>
      </w:r>
    </w:p>
    <w:p>
      <w:commentRangeStart w:id="8"/>
      <w:ins w:id="18" w:author="TRACE Document Uplift" w:date="2026-05-10T23:00:25+00:00">
        <w:r>
          <w:t>Following the hand-off from IT Operations, the IT / BCP Team, as the accountable owner for control CC-013, shall restore systems from immutable offline backups and verify a clean state within RTO targets.</w:t>
        </w:r>
      </w:ins>
      <w:commentRangeEnd w:id="8"/>
      <w:r>
        <w:commentReference w:id="8"/>
      </w:r>
    </w:p>
    <w:sectPr>
      <w:pgSz w:w="12240" w:h="15840" w:orient="portrait"/>
      <w:pgMar w:top="1440" w:right="1259" w:bottom="1440" w:left="1259" w:header="708" w:footer="708" w:gutter="0"/>
      <w:pgNumType/>
      <w:docGrid w:linePitch="360"/>
    </w:sectPr>
  </w:body>
</w:document>
</file>

<file path=word/comments.xml><?xml version="1.0" encoding="utf-8"?>
<w:comments xmlns:w="http://schemas.openxmlformats.org/wordprocessingml/2006/main">
  <w:comment w:id="0" w:author="TRACE Document Uplift" w:date="2026-05-10T23:00:25+00:00">
    <w:p>
      <w:r>
        <w:t>Define Specific Incident Classification Tiers. Why this was suggested: Section 5 mentions 'Higher impact incidents' but does not provide a defined scale (e.g., P1-P4) or criteria for escalation, making the process subjective and inconsistent for auditors. Source document(s): cyber_ir_sop.docx.</w:t>
      </w:r>
    </w:p>
  </w:comment>
  <w:comment w:id="1" w:author="TRACE Document Uplift" w:date="2026-05-10T23:00:25+00:00">
    <w:p>
      <w:r>
        <w:t>Integrate Mandatory Threat Intelligence Feeds. Why this was suggested: Section 6.1 lists general threat intelligence but fails to specify the mandatory FSISAC and FS-CERT feeds identified in the Risk-Control Matrix (CC-019). Source document(s): cyber_rcm.xlsx.</w:t>
      </w:r>
    </w:p>
  </w:comment>
  <w:comment w:id="2" w:author="TRACE Document Uplift" w:date="2026-05-10T23:00:25+00:00">
    <w:p>
      <w:r>
        <w:t>Specify Emergency Patching Timelines. Why this was suggested: Section 6.3 mentions applying patches but does not align with the strict 72-hour requirement for critical vulnerabilities defined in CC-007. Source document(s): cyber_rcm.xlsx.</w:t>
      </w:r>
    </w:p>
  </w:comment>
  <w:comment w:id="3" w:author="TRACE Document Uplift" w:date="2026-05-10T23:00:25+00:00">
    <w:p>
      <w:r>
        <w:t>Utilise Immutable Backups and RTO Targets in Recovery. Why this was suggested: Section 6.4 describes recovery generally but omits the requirement for immutable backups (CC-013) and the need to meet the Recovery Time Objective (RTO) defined in terminology. Source document(s): cyber_rcm.xlsx.</w:t>
      </w:r>
    </w:p>
  </w:comment>
  <w:comment w:id="4" w:author="TRACE Document Uplift" w:date="2026-05-10T23:00:25+00:00">
    <w:p>
      <w:r>
        <w:t>Align Drill Frequency with Risk-Control Matrix. Why this was suggested: Section 9 suggests drills are conducted 'periodically', which is less specific than the 'semi-annual' requirement in CC-013. Source document(s): cyber_rcm.xlsx.</w:t>
      </w:r>
    </w:p>
  </w:comment>
  <w:comment w:id="5" w:author="TRACE Document Uplift" w:date="2026-05-10T23:00:25+00:00">
    <w:p>
      <w:r>
        <w:t>Include UEBA in Detection Sources. Why this was suggested: The SOP terminology defines SIEM and EDR, but the detection section (6.1) omits UEBA monitoring, which is a key control (CC-008). Source document(s): cyber_rcm.xlsx.</w:t>
      </w:r>
    </w:p>
  </w:comment>
  <w:comment w:id="6" w:author="TRACE Document Uplift" w:date="2026-05-10T23:00:25+00:00">
    <w:p>
      <w:r>
        <w:t>Assign Responsibility for Third-Party Incident Coordination. Why this was suggested: The Scope (Section 2) includes third-party systems, but the Roles (Section 4) do not assign a specific actor to coordinate with vendors during an incident, which is critical for CC-004 alignment. Source document(s): cyber_rcm.xlsx.</w:t>
      </w:r>
    </w:p>
  </w:comment>
  <w:comment w:id="7" w:author="TRACE Document Uplift" w:date="2026-05-10T23:00:25+00:00">
    <w:p>
      <w:r>
        <w:t>Resolve owner conflict for CC-007. Why this was suggested: The SOP step assigns ownership to IT Security Team, while the RCM lists IT Ops for control CC-007. This is suggested because SOP and RCM ownership must align before the control can be tested consistently. Source document(s): cyber_ir_sop.docx; cyber_rcm.xlsx - Risk &amp; Controls Matrix row 8.</w:t>
      </w:r>
    </w:p>
  </w:comment>
  <w:comment w:id="8" w:author="TRACE Document Uplift" w:date="2026-05-10T23:00:25+00:00">
    <w:p>
      <w:r>
        <w:t>Resolve owner conflict for CC-013. Why this was suggested: The SOP step assigns ownership to IT Operations, while the RCM lists IT / BCP Team for control CC-013. This is suggested because SOP and RCM ownership must align before the control can be tested consistently. Source document(s): cyber_ir_sop.docx; cyber_rcm.xlsx - Risk &amp; Controls Matrix row 14.</w:t>
      </w:r>
    </w:p>
  </w:comment>
  <w:comment w:id="9" w:author="TRACE Document Uplift" w:date="2026-05-10T23:00:25+00:00">
    <w:p>
      <w:r>
        <w:t>Combined procedure step updates. Target: Procedure update; Why this was suggested: Add the missing activity to the process narrative. Source document(s): cyber_ir_sop.docx; cyber_rcm.xlsx - Risk &amp; Controls Matrix row 2; cyber_rcm.xlsx - Risk &amp; Controls Matrix row 20.</w:t>
      </w:r>
    </w:p>
  </w:comment>
  <w:comment w:id="10" w:author="TRACE Document Uplift" w:date="2026-05-10T23:00:25+00:00">
    <w:p>
      <w:r>
        <w:t>Add SOP coverage for CC-001. Target: Responsibility update; Why this was suggested: Reflect the accountable role in the responsibilities area. Source document(s): cyber_ir_sop.docx; cyber_rcm.xlsx - Risk &amp; Controls Matrix row 2.</w:t>
      </w:r>
    </w:p>
  </w:comment>
  <w:comment w:id="11" w:author="TRACE Document Uplift" w:date="2026-05-10T23:00:25+00:00">
    <w:p>
      <w:r>
        <w:t>Add SOP coverage for CC-019. Target: Responsibility update; Why this was suggested: Reflect the accountable role in the responsibilities area. Source document(s): cyber_ir_sop.docx; cyber_rcm.xlsx - Risk &amp; Controls Matrix row 20.</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2026-05-07T21:05:09.886Z</dcterms:created>
  <dcterms:modified xsi:type="dcterms:W3CDTF">2026-05-07T21:05:09.899Z</dcterms:modified>
</cp:coreProperties>
</file>

<file path=docProps/custom.xml><?xml version="1.0" encoding="utf-8"?>
<Properties xmlns="http://schemas.openxmlformats.org/officeDocument/2006/custom-properties" xmlns:vt="http://schemas.openxmlformats.org/officeDocument/2006/docPropsVTypes"/>
</file>