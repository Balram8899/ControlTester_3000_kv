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
        <w:jc w:val="center"/>
      </w:pPr>
      <w:r>
        <w:rPr>
          <w:rFonts w:ascii="Arial" w:cs="Arial" w:eastAsia="Arial" w:hAnsi="Arial"/>
          <w:b/>
          <w:bCs/>
          <w:color w:val="006B3C"/>
          <w:sz w:val="36"/>
          <w:szCs w:val="36"/>
        </w:rPr>
        <w:t xml:space="preserve">ESG RISK MONITORING AND REPORTING</w:t>
      </w:r>
    </w:p>
    <w:p>
      <w:pPr>
        <w:spacing w:after="480" w:before="0"/>
        <w:jc w:val="center"/>
      </w:pPr>
      <w:r>
        <w:rPr>
          <w:rFonts w:ascii="Arial" w:cs="Arial" w:eastAsia="Arial" w:hAnsi="Arial"/>
          <w:color w:val="2E5FA3"/>
          <w:sz w:val="28"/>
          <w:szCs w:val="28"/>
        </w:rPr>
        <w:t xml:space="preserve">Standard Operating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Document Title</w:t>
            </w:r>
          </w:p>
        </w:tc>
        <w:tc>
          <w:tcPr>
            <w:tcW w:type="dxa" w:w="6360"/>
            <w:tcBorders>
              <w:top w:val="single" w:color="AAAAAA" w:sz="1"/>
              <w:left w:val="single" w:color="AAAAAA" w:sz="1"/>
              <w:bottom w:val="single" w:color="AAAAAA" w:sz="1"/>
              <w:right w:val="single" w:color="AAAAAA" w:sz="1"/>
            </w:tcBorders>
            <w:shd w:fill="C6EFCE" w:val="clear"/>
            <w:tcMar>
              <w:top w:type="dxa" w:w="60"/>
              <w:left w:type="dxa" w:w="120"/>
              <w:bottom w:type="dxa" w:w="60"/>
              <w:right w:type="dxa" w:w="120"/>
            </w:tcMar>
          </w:tcPr>
          <w:p>
            <w:r>
              <w:rPr>
                <w:rFonts w:ascii="Arial" w:cs="Arial" w:eastAsia="Arial" w:hAnsi="Arial"/>
                <w:b/>
                <w:bCs/>
                <w:color w:val="000000"/>
                <w:sz w:val="18"/>
                <w:szCs w:val="18"/>
              </w:rPr>
              <w:t xml:space="preserve">ESG Risk Monitoring and Reporting Standard Operating Procedure</w:t>
            </w:r>
          </w:p>
        </w:tc>
      </w:tr>
      <w:tr>
        <w:tc>
          <w:tcPr>
            <w:tcW w:type="dxa" w:w="300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Document ID</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SOP-ESG-002</w:t>
            </w:r>
          </w:p>
        </w:tc>
      </w:tr>
      <w:tr>
        <w:tc>
          <w:tcPr>
            <w:tcW w:type="dxa" w:w="300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1.1</w:t>
            </w:r>
          </w:p>
        </w:tc>
      </w:tr>
      <w:tr>
        <w:tc>
          <w:tcPr>
            <w:tcW w:type="dxa" w:w="300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Prepared By</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Sustainability / ESG Team</w:t>
            </w:r>
          </w:p>
        </w:tc>
      </w:tr>
      <w:tr>
        <w:tc>
          <w:tcPr>
            <w:tcW w:type="dxa" w:w="300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Reviewed By</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CFO</w:t>
            </w:r>
          </w:p>
        </w:tc>
      </w:tr>
      <w:tr>
        <w:tc>
          <w:tcPr>
            <w:tcW w:type="dxa" w:w="300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Date</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April 2024</w:t>
            </w:r>
          </w:p>
        </w:tc>
      </w:tr>
      <w:tr>
        <w:tc>
          <w:tcPr>
            <w:tcW w:type="dxa" w:w="300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Active</w:t>
            </w:r>
          </w:p>
        </w:tc>
      </w:tr>
    </w:tbl>
    <w:p>
      <w:r>
        <w:rPr>
          <w:rFonts w:ascii="Arial" w:cs="Arial" w:eastAsia="Arial" w:hAnsi="Arial"/>
          <w:sz w:val="19"/>
          <w:szCs w:val="19"/>
        </w:rPr>
        <w:t xml:space="preserve"/>
      </w:r>
    </w:p>
    <w:p>
      <w:r>
        <w:rPr>
          <w:rFonts w:ascii="Arial" w:cs="Arial" w:eastAsia="Arial" w:hAnsi="Arial"/>
          <w:sz w:val="19"/>
          <w:szCs w:val="19"/>
        </w:rPr>
        <w:t xml:space="preserve"/>
      </w:r>
    </w:p>
    <w:p>
      <w:pPr>
        <w:pStyle w:val="Heading1"/>
        <w:spacing w:after="120" w:before="240"/>
      </w:pPr>
      <w:r>
        <w:rPr>
          <w:rFonts w:ascii="Arial" w:cs="Arial" w:eastAsia="Arial" w:hAnsi="Arial"/>
          <w:b/>
          <w:bCs/>
          <w:color w:val="006B3C"/>
          <w:sz w:val="28"/>
          <w:szCs w:val="28"/>
        </w:rPr>
        <w:t xml:space="preserve">1. Purpose</w:t>
      </w:r>
    </w:p>
    <w:p>
      <w:pPr>
        <w:spacing w:after="80" w:before="80"/>
      </w:pPr>
      <w:r>
        <w:rPr>
          <w:rFonts w:ascii="Arial" w:cs="Arial" w:eastAsia="Arial" w:hAnsi="Arial"/>
          <w:sz w:val="19"/>
          <w:szCs w:val="19"/>
        </w:rPr>
        <w:t xml:space="preserve">This Standard Operating Procedure (SOP) defines the process for collecting, monitoring, reporting, and managing deviations in Environmental, Social, and Governance (ESG) data and metrics at the bank.</w:t>
      </w:r>
    </w:p>
    <w:p>
      <w:pPr>
        <w:spacing w:after="80" w:before="80"/>
      </w:pPr>
      <w:r>
        <w:rPr>
          <w:rFonts w:ascii="Arial" w:cs="Arial" w:eastAsia="Arial" w:hAnsi="Arial"/>
          <w:sz w:val="19"/>
          <w:szCs w:val="19"/>
        </w:rPr>
        <w:t xml:space="preserve">The objective is to ensure that ESG information reported internally and externally is accurate, complete, and consistent, and that material deviations from targets are identified and managed in a timely manner.</w:t>
      </w:r>
    </w:p>
    <w:p>
      <w:r>
        <w:rPr>
          <w:rFonts w:ascii="Arial" w:cs="Arial" w:eastAsia="Arial" w:hAnsi="Arial"/>
          <w:sz w:val="19"/>
          <w:szCs w:val="19"/>
        </w:rPr>
        <w:t xml:space="preserve"/>
      </w:r>
    </w:p>
    <w:p>
      <w:pPr>
        <w:pStyle w:val="Heading1"/>
        <w:spacing w:after="120" w:before="240"/>
      </w:pPr>
      <w:r>
        <w:rPr>
          <w:rFonts w:ascii="Arial" w:cs="Arial" w:eastAsia="Arial" w:hAnsi="Arial"/>
          <w:b/>
          <w:bCs/>
          <w:color w:val="006B3C"/>
          <w:sz w:val="28"/>
          <w:szCs w:val="28"/>
        </w:rPr>
        <w:t xml:space="preserve">2. Scope</w:t>
      </w:r>
    </w:p>
    <w:p>
      <w:pPr>
        <w:spacing w:after="80" w:before="80"/>
      </w:pPr>
      <w:r>
        <w:rPr>
          <w:rFonts w:ascii="Arial" w:cs="Arial" w:eastAsia="Arial" w:hAnsi="Arial"/>
          <w:sz w:val="19"/>
          <w:szCs w:val="19"/>
        </w:rPr>
        <w:t xml:space="preserve">This SOP applies to all ESG data collected and reported by the bank, covering Environmental, Social, and Governance metrics. It is applicable to:</w:t>
      </w:r>
    </w:p>
    <w:p>
      <w:pPr>
        <w:pStyle w:val="ListParagraph"/>
        <w:numPr>
          <w:ilvl w:val="0"/>
          <w:numId w:val="2"/>
        </w:numPr>
        <w:spacing w:after="40" w:before="40"/>
      </w:pPr>
      <w:r>
        <w:rPr>
          <w:rFonts w:ascii="Arial" w:cs="Arial" w:eastAsia="Arial" w:hAnsi="Arial"/>
          <w:sz w:val="19"/>
          <w:szCs w:val="19"/>
        </w:rPr>
        <w:t xml:space="preserve">The corporate sustainability / ESG team</w:t>
      </w:r>
    </w:p>
    <w:p>
      <w:pPr>
        <w:pStyle w:val="ListParagraph"/>
        <w:numPr>
          <w:ilvl w:val="0"/>
          <w:numId w:val="2"/>
        </w:numPr>
        <w:spacing w:after="40" w:before="40"/>
      </w:pPr>
      <w:r>
        <w:rPr>
          <w:rFonts w:ascii="Arial" w:cs="Arial" w:eastAsia="Arial" w:hAnsi="Arial"/>
          <w:sz w:val="19"/>
          <w:szCs w:val="19"/>
        </w:rPr>
        <w:t xml:space="preserve">Finance, HR, Facilities, IT, and other functions that contribute ESG data</w:t>
      </w:r>
    </w:p>
    <w:p>
      <w:pPr>
        <w:pStyle w:val="ListParagraph"/>
        <w:numPr>
          <w:ilvl w:val="0"/>
          <w:numId w:val="2"/>
        </w:numPr>
        <w:spacing w:after="40" w:before="40"/>
      </w:pPr>
      <w:r>
        <w:rPr>
          <w:rFonts w:ascii="Arial" w:cs="Arial" w:eastAsia="Arial" w:hAnsi="Arial"/>
          <w:sz w:val="19"/>
          <w:szCs w:val="19"/>
        </w:rPr>
        <w:t xml:space="preserve">Internal reporting to senior management and the board</w:t>
      </w:r>
    </w:p>
    <w:p>
      <w:pPr>
        <w:pStyle w:val="ListParagraph"/>
        <w:numPr>
          <w:ilvl w:val="0"/>
          <w:numId w:val="2"/>
        </w:numPr>
        <w:spacing w:after="40" w:before="40"/>
      </w:pPr>
      <w:r>
        <w:rPr>
          <w:rFonts w:ascii="Arial" w:cs="Arial" w:eastAsia="Arial" w:hAnsi="Arial"/>
          <w:sz w:val="19"/>
          <w:szCs w:val="19"/>
        </w:rPr>
        <w:t xml:space="preserve">External reporting including the annual BRSR disclosure and sustainability report</w:t>
      </w:r>
    </w:p>
    <w:p>
      <w:pPr>
        <w:spacing w:after="80" w:before="80"/>
      </w:pPr>
      <w:r>
        <w:rPr>
          <w:rFonts w:ascii="Arial" w:cs="Arial" w:eastAsia="Arial" w:hAnsi="Arial"/>
          <w:sz w:val="19"/>
          <w:szCs w:val="19"/>
        </w:rPr>
        <w:t xml:space="preserve">This SOP covers direct operations of the bank. It does not cover financed emissions in detail.</w:t>
      </w:r>
    </w:p>
    <w:p>
      <w:r>
        <w:rPr>
          <w:rFonts w:ascii="Arial" w:cs="Arial" w:eastAsia="Arial" w:hAnsi="Arial"/>
          <w:sz w:val="19"/>
          <w:szCs w:val="19"/>
        </w:rPr>
        <w:t xml:space="preserve"/>
      </w:r>
    </w:p>
    <w:p>
      <w:pPr>
        <w:pStyle w:val="Heading1"/>
        <w:spacing w:after="120" w:before="240"/>
      </w:pPr>
      <w:r>
        <w:rPr>
          <w:rFonts w:ascii="Arial" w:cs="Arial" w:eastAsia="Arial" w:hAnsi="Arial"/>
          <w:b/>
          <w:bCs/>
          <w:color w:val="006B3C"/>
          <w:sz w:val="28"/>
          <w:szCs w:val="28"/>
        </w:rPr>
        <w:t xml:space="preserve">3. ESG Metric Framework</w:t>
      </w:r>
    </w:p>
    <w:p>
      <w:pPr>
        <w:spacing w:after="80" w:before="80"/>
      </w:pPr>
      <w:r>
        <w:rPr>
          <w:rFonts w:ascii="Arial" w:cs="Arial" w:eastAsia="Arial" w:hAnsi="Arial"/>
          <w:sz w:val="19"/>
          <w:szCs w:val="19"/>
        </w:rPr>
        <w:t xml:space="preserve">The bank tracks a range of ESG metrics across Environmental, Social, and Governance pillars. The table below lists the key metrics, their data sources, and reporting frequency.</w:t>
      </w:r>
    </w:p>
    <w:p>
      <w:r>
        <w:rPr>
          <w:rFonts w:ascii="Arial" w:cs="Arial" w:eastAsia="Arial" w:hAnsi="Arial"/>
          <w:sz w:val="19"/>
          <w:szCs w:val="19"/>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200"/>
        <w:gridCol w:w="3160"/>
      </w:tblGrid>
      <w:tr>
        <w:tc>
          <w:tcPr>
            <w:tcW w:type="dxa" w:w="120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Pillar</w:t>
            </w:r>
          </w:p>
        </w:tc>
        <w:tc>
          <w:tcPr>
            <w:tcW w:type="dxa" w:w="280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220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Data Source</w:t>
            </w:r>
          </w:p>
        </w:tc>
        <w:tc>
          <w:tcPr>
            <w:tcW w:type="dxa" w:w="316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Reporting Frequency</w:t>
            </w:r>
          </w:p>
        </w:tc>
      </w:tr>
      <w:tr>
        <w:tc>
          <w:tcPr>
            <w:tcW w:type="dxa" w:w="1200"/>
            <w:tcBorders>
              <w:top w:val="single" w:color="AAAAAA" w:sz="1"/>
              <w:left w:val="single" w:color="AAAAAA" w:sz="1"/>
              <w:bottom w:val="single" w:color="AAAAAA" w:sz="1"/>
              <w:right w:val="single" w:color="AAAAAA" w:sz="1"/>
            </w:tcBorders>
            <w:shd w:fill="C6EFCE" w:val="clear"/>
            <w:tcMar>
              <w:top w:type="dxa" w:w="60"/>
              <w:left w:type="dxa" w:w="120"/>
              <w:bottom w:type="dxa" w:w="60"/>
              <w:right w:type="dxa" w:w="120"/>
            </w:tcMar>
          </w:tcPr>
          <w:p>
            <w:r>
              <w:rPr>
                <w:rFonts w:ascii="Arial" w:cs="Arial" w:eastAsia="Arial" w:hAnsi="Arial"/>
                <w:b/>
                <w:bCs/>
                <w:color w:val="000000"/>
                <w:sz w:val="18"/>
                <w:szCs w:val="18"/>
              </w:rPr>
              <w:t xml:space="preserve">E</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Scope 1 GHG Emissions (tCO2e)</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Utility / DG fuel records</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Annual (BRSR)</w:t>
            </w:r>
          </w:p>
        </w:tc>
      </w:tr>
      <w:tr>
        <w:tc>
          <w:tcPr>
            <w:tcW w:type="dxa" w:w="1200"/>
            <w:tcBorders>
              <w:top w:val="single" w:color="AAAAAA" w:sz="1"/>
              <w:left w:val="single" w:color="AAAAAA" w:sz="1"/>
              <w:bottom w:val="single" w:color="AAAAAA" w:sz="1"/>
              <w:right w:val="single" w:color="AAAAAA" w:sz="1"/>
            </w:tcBorders>
            <w:shd w:fill="C6EFCE" w:val="clear"/>
            <w:tcMar>
              <w:top w:type="dxa" w:w="60"/>
              <w:left w:type="dxa" w:w="120"/>
              <w:bottom w:type="dxa" w:w="60"/>
              <w:right w:type="dxa" w:w="120"/>
            </w:tcMar>
          </w:tcPr>
          <w:p>
            <w:r>
              <w:rPr>
                <w:rFonts w:ascii="Arial" w:cs="Arial" w:eastAsia="Arial" w:hAnsi="Arial"/>
                <w:b/>
                <w:bCs/>
                <w:color w:val="000000"/>
                <w:sz w:val="18"/>
                <w:szCs w:val="18"/>
              </w:rPr>
              <w:t xml:space="preserve">E</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Scope 2 GHG Emissions (tCO2e)</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del w:id="69" w:author="TRACE Document Uplift" w:date="2026-05-08T05:48:56+00:00">
              <w:r>
                <w:delText>Electricity bills</w:delText>
              </w:r>
            </w:del>
            <w:commentRangeStart w:id="34"/>
            <w:ins w:id="70" w:author="TRACE Document Uplift" w:date="2026-05-08T05:48:56+00:00">
              <w:r>
                <w:t>Electricity bills (Digital copies of all monthly utility invoices for the reporting period must be archived as supporting evidence).</w:t>
              </w:r>
            </w:ins>
            <w:commentRangeEnd w:id="34"/>
            <w:r>
              <w:commentReference w:id="34"/>
            </w:r>
          </w:p>
        </w:tc>
        <w:tc>
          <w:tcPr>
            <w:tcW w:type="dxa" w:w="3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Annual (BRSR)</w:t>
            </w:r>
          </w:p>
        </w:tc>
      </w:tr>
      <w:tr>
        <w:tc>
          <w:tcPr>
            <w:tcW w:type="dxa" w:w="1200"/>
            <w:tcBorders>
              <w:top w:val="single" w:color="AAAAAA" w:sz="1"/>
              <w:left w:val="single" w:color="AAAAAA" w:sz="1"/>
              <w:bottom w:val="single" w:color="AAAAAA" w:sz="1"/>
              <w:right w:val="single" w:color="AAAAAA" w:sz="1"/>
            </w:tcBorders>
            <w:shd w:fill="C6EFCE" w:val="clear"/>
            <w:tcMar>
              <w:top w:type="dxa" w:w="60"/>
              <w:left w:type="dxa" w:w="120"/>
              <w:bottom w:type="dxa" w:w="60"/>
              <w:right w:type="dxa" w:w="120"/>
            </w:tcMar>
          </w:tcPr>
          <w:p>
            <w:r>
              <w:rPr>
                <w:rFonts w:ascii="Arial" w:cs="Arial" w:eastAsia="Arial" w:hAnsi="Arial"/>
                <w:b/>
                <w:bCs/>
                <w:color w:val="000000"/>
                <w:sz w:val="18"/>
                <w:szCs w:val="18"/>
              </w:rPr>
              <w:t xml:space="preserve">E</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Scope 3 Emissions (tCO2e) – selected categories</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Travel management system, financed portfolio</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Annual (BRSR Core)</w:t>
            </w:r>
          </w:p>
        </w:tc>
      </w:tr>
      <w:tr>
        <w:tc>
          <w:tcPr>
            <w:tcW w:type="dxa" w:w="1200"/>
            <w:tcBorders>
              <w:top w:val="single" w:color="AAAAAA" w:sz="1"/>
              <w:left w:val="single" w:color="AAAAAA" w:sz="1"/>
              <w:bottom w:val="single" w:color="AAAAAA" w:sz="1"/>
              <w:right w:val="single" w:color="AAAAAA" w:sz="1"/>
            </w:tcBorders>
            <w:shd w:fill="C6EFCE" w:val="clear"/>
            <w:tcMar>
              <w:top w:type="dxa" w:w="60"/>
              <w:left w:type="dxa" w:w="120"/>
              <w:bottom w:type="dxa" w:w="60"/>
              <w:right w:type="dxa" w:w="120"/>
            </w:tcMar>
          </w:tcPr>
          <w:p>
            <w:r>
              <w:rPr>
                <w:rFonts w:ascii="Arial" w:cs="Arial" w:eastAsia="Arial" w:hAnsi="Arial"/>
                <w:b/>
                <w:bCs/>
                <w:color w:val="000000"/>
                <w:sz w:val="18"/>
                <w:szCs w:val="18"/>
              </w:rPr>
              <w:t xml:space="preserve">E</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Water Consumption (KL)</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Water utility records</w:t>
            </w:r>
          </w:p>
        </w:tc>
        <w:tc>
          <w:tcPr>
            <w:tcW w:type="dxa" w:w="3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Quarterly / Annual</w:t>
            </w:r>
          </w:p>
        </w:tc>
      </w:tr>
      <w:tr>
        <w:tc>
          <w:tcPr>
            <w:tcW w:type="dxa" w:w="1200"/>
            <w:tcBorders>
              <w:top w:val="single" w:color="AAAAAA" w:sz="1"/>
              <w:left w:val="single" w:color="AAAAAA" w:sz="1"/>
              <w:bottom w:val="single" w:color="AAAAAA" w:sz="1"/>
              <w:right w:val="single" w:color="AAAAAA" w:sz="1"/>
            </w:tcBorders>
            <w:shd w:fill="C6EFCE" w:val="clear"/>
            <w:tcMar>
              <w:top w:type="dxa" w:w="60"/>
              <w:left w:type="dxa" w:w="120"/>
              <w:bottom w:type="dxa" w:w="60"/>
              <w:right w:type="dxa" w:w="120"/>
            </w:tcMar>
          </w:tcPr>
          <w:p>
            <w:r>
              <w:rPr>
                <w:rFonts w:ascii="Arial" w:cs="Arial" w:eastAsia="Arial" w:hAnsi="Arial"/>
                <w:b/>
                <w:bCs/>
                <w:color w:val="000000"/>
                <w:sz w:val="18"/>
                <w:szCs w:val="18"/>
              </w:rPr>
              <w:t xml:space="preserve">E</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Renewable Energy %</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REC certificates, solar metering</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Annual</w:t>
            </w:r>
          </w:p>
        </w:tc>
      </w:tr>
      <w:tr>
        <w:tc>
          <w:tcPr>
            <w:tcW w:type="dxa" w:w="12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0000"/>
                <w:sz w:val="18"/>
                <w:szCs w:val="18"/>
              </w:rPr>
              <w:t xml:space="preserve">S</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Women in Senior Leadership (%)</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HR System</w:t>
            </w:r>
          </w:p>
        </w:tc>
        <w:tc>
          <w:tcPr>
            <w:tcW w:type="dxa" w:w="3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Annual (BRSR)</w:t>
            </w:r>
          </w:p>
        </w:tc>
      </w:tr>
      <w:tr>
        <w:tc>
          <w:tcPr>
            <w:tcW w:type="dxa" w:w="12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0000"/>
                <w:sz w:val="18"/>
                <w:szCs w:val="18"/>
              </w:rPr>
              <w:t xml:space="preserve">S</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LTIFR (per million hrs)</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Admin / Safety records</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Quarterly / Annual</w:t>
            </w:r>
          </w:p>
        </w:tc>
      </w:tr>
      <w:tr>
        <w:tc>
          <w:tcPr>
            <w:tcW w:type="dxa" w:w="12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0000"/>
                <w:sz w:val="18"/>
                <w:szCs w:val="18"/>
              </w:rPr>
              <w:t xml:space="preserve">S</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PSL Achievement (% ANBC)</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CBS / Credit system</w:t>
            </w:r>
          </w:p>
        </w:tc>
        <w:tc>
          <w:tcPr>
            <w:tcW w:type="dxa" w:w="3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Quarterly (RBI)</w:t>
            </w:r>
          </w:p>
        </w:tc>
      </w:tr>
      <w:tr>
        <w:tc>
          <w:tcPr>
            <w:tcW w:type="dxa" w:w="1200"/>
            <w:tcBorders>
              <w:top w:val="single" w:color="AAAAAA" w:sz="1"/>
              <w:left w:val="single" w:color="AAAAAA" w:sz="1"/>
              <w:bottom w:val="single" w:color="AAAAAA" w:sz="1"/>
              <w:right w:val="single" w:color="AAAAAA" w:sz="1"/>
            </w:tcBorders>
            <w:shd w:fill="EAD1F5" w:val="clear"/>
            <w:tcMar>
              <w:top w:type="dxa" w:w="60"/>
              <w:left w:type="dxa" w:w="120"/>
              <w:bottom w:type="dxa" w:w="60"/>
              <w:right w:type="dxa" w:w="120"/>
            </w:tcMar>
          </w:tcPr>
          <w:p>
            <w:r>
              <w:rPr>
                <w:rFonts w:ascii="Arial" w:cs="Arial" w:eastAsia="Arial" w:hAnsi="Arial"/>
                <w:b/>
                <w:bCs/>
                <w:color w:val="000000"/>
                <w:sz w:val="18"/>
                <w:szCs w:val="18"/>
              </w:rPr>
              <w:t xml:space="preserve">G</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Independent Directors (%)</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Company Secretariat</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Annual (SEBI LODR)</w:t>
            </w:r>
          </w:p>
        </w:tc>
      </w:tr>
      <w:tr>
        <w:tc>
          <w:tcPr>
            <w:tcW w:type="dxa" w:w="1200"/>
            <w:tcBorders>
              <w:top w:val="single" w:color="AAAAAA" w:sz="1"/>
              <w:left w:val="single" w:color="AAAAAA" w:sz="1"/>
              <w:bottom w:val="single" w:color="AAAAAA" w:sz="1"/>
              <w:right w:val="single" w:color="AAAAAA" w:sz="1"/>
            </w:tcBorders>
            <w:shd w:fill="EAD1F5" w:val="clear"/>
            <w:tcMar>
              <w:top w:type="dxa" w:w="60"/>
              <w:left w:type="dxa" w:w="120"/>
              <w:bottom w:type="dxa" w:w="60"/>
              <w:right w:type="dxa" w:w="120"/>
            </w:tcMar>
          </w:tcPr>
          <w:p>
            <w:r>
              <w:rPr>
                <w:rFonts w:ascii="Arial" w:cs="Arial" w:eastAsia="Arial" w:hAnsi="Arial"/>
                <w:b/>
                <w:bCs/>
                <w:color w:val="000000"/>
                <w:sz w:val="18"/>
                <w:szCs w:val="18"/>
              </w:rPr>
              <w:t xml:space="preserve">G</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ABC Training Completion (%)</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LMS / Compliance system</w:t>
            </w:r>
          </w:p>
        </w:tc>
        <w:tc>
          <w:tcPr>
            <w:tcW w:type="dxa" w:w="3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Annual (BRSR)</w:t>
            </w:r>
          </w:p>
        </w:tc>
      </w:tr>
      <w:tr>
        <w:tc>
          <w:tcPr>
            <w:tcW w:type="dxa" w:w="1200"/>
            <w:tcBorders>
              <w:top w:val="single" w:color="AAAAAA" w:sz="1"/>
              <w:left w:val="single" w:color="AAAAAA" w:sz="1"/>
              <w:bottom w:val="single" w:color="AAAAAA" w:sz="1"/>
              <w:right w:val="single" w:color="AAAAAA" w:sz="1"/>
            </w:tcBorders>
            <w:shd w:fill="EAD1F5" w:val="clear"/>
            <w:tcMar>
              <w:top w:type="dxa" w:w="60"/>
              <w:left w:type="dxa" w:w="120"/>
              <w:bottom w:type="dxa" w:w="60"/>
              <w:right w:type="dxa" w:w="120"/>
            </w:tcMar>
          </w:tcPr>
          <w:p>
            <w:r>
              <w:rPr>
                <w:rFonts w:ascii="Arial" w:cs="Arial" w:eastAsia="Arial" w:hAnsi="Arial"/>
                <w:b/>
                <w:bCs/>
                <w:color w:val="000000"/>
                <w:sz w:val="18"/>
                <w:szCs w:val="18"/>
              </w:rPr>
              <w:t xml:space="preserve">G</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BRSR Core Assurance Coverage (%)</w:t>
            </w:r>
          </w:p>
          <w:p>
            <w:pPr/>
            <w:commentRangeStart w:id="22"/>
            <w:ins w:id="46" w:author="TRACE Document Uplift" w:date="2026-05-08T05:48:56+00:00">
              <w:r>
                <w:t>Update the procedure to address the open issue for Extend assurance scope to 100% BRSR Core including Scope 3 and supply chain by FY25 filing, including owner, resolution criteria, escalation path, due date or review cadence, and retained evidence.</w:t>
              </w:r>
            </w:ins>
            <w:commentRangeEnd w:id="22"/>
            <w:r>
              <w:commentReference w:id="22"/>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External auditor</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Annual (BRSR Core)</w:t>
            </w:r>
          </w:p>
        </w:tc>
      </w:tr>
    </w:tbl>
    <w:p>
      <w:r>
        <w:rPr>
          <w:rFonts w:ascii="Arial" w:cs="Arial" w:eastAsia="Arial" w:hAnsi="Arial"/>
          <w:sz w:val="19"/>
          <w:szCs w:val="19"/>
        </w:rPr>
        <w:t xml:space="preserve"/>
      </w:r>
    </w:p>
    <w:p>
      <w:pPr>
        <w:pStyle w:val="Heading1"/>
        <w:spacing w:after="120" w:before="240"/>
      </w:pPr>
      <w:r>
        <w:rPr>
          <w:rFonts w:ascii="Arial" w:cs="Arial" w:eastAsia="Arial" w:hAnsi="Arial"/>
          <w:b/>
          <w:bCs/>
          <w:color w:val="006B3C"/>
          <w:sz w:val="28"/>
          <w:szCs w:val="28"/>
        </w:rPr>
        <w:t xml:space="preserve">4. Data Collection Process</w:t>
      </w:r>
    </w:p>
    <w:p>
      <w:pPr>
        <w:pStyle w:val="Heading2"/>
        <w:spacing w:after="80" w:before="200"/>
      </w:pPr>
      <w:r>
        <w:rPr>
          <w:rFonts w:ascii="Arial" w:cs="Arial" w:eastAsia="Arial" w:hAnsi="Arial"/>
          <w:b/>
          <w:bCs/>
          <w:color w:val="2E5FA3"/>
          <w:sz w:val="22"/>
          <w:szCs w:val="22"/>
        </w:rPr>
        <w:t xml:space="preserve">4.1 Roles and Responsibilities for Data Collection</w:t>
      </w:r>
    </w:p>
    <w:p>
      <w:pPr>
        <w:spacing w:after="80" w:before="80"/>
      </w:pPr>
      <w:r>
        <w:rPr>
          <w:rFonts w:ascii="Arial" w:cs="Arial" w:eastAsia="Arial" w:hAnsi="Arial"/>
          <w:sz w:val="19"/>
          <w:szCs w:val="19"/>
        </w:rPr>
        <w:t xml:space="preserve">ESG data collection is the responsibility of the relevant teams across the organisation. Each team should provide accurate data to the ESG team on a timely basis.</w:t>
      </w:r>
    </w:p>
    <w:p>
      <w:pPr/>
      <w:commentRangeStart w:id="36"/>
      <w:ins w:id="74" w:author="TRACE Document Uplift" w:date="2026-05-08T05:48:56+00:00">
        <w:r>
          <w:t>Add an accountability matrix for material activities: | Activity / decision | Responsible | Accountable | Consulted | Informed | | --- | --- | --- | --- | --- | | Key process activity | Performing team or role | Outcome owner | Specialist contributors | Oversight or impacted stakeholders | Populate the matrix from the uploaded procedure and supporting evidence. Where the responsible owner is not explicit, mark it for reviewer confirmation instead of assigning it to an oversight role.</w:t>
        </w:r>
      </w:ins>
      <w:commentRangeEnd w:id="36"/>
      <w:r>
        <w:commentReference w:id="36"/>
      </w:r>
    </w:p>
    <w:p>
      <w:r>
        <w:rPr>
          <w:rFonts w:ascii="Arial" w:cs="Arial" w:eastAsia="Arial" w:hAnsi="Arial"/>
          <w:sz w:val="19"/>
          <w:szCs w:val="19"/>
        </w:rPr>
        <w:t xml:space="preserve"/>
      </w:r>
    </w:p>
    <w:p>
      <w:pPr>
        <w:pStyle w:val="Heading2"/>
        <w:spacing w:after="80" w:before="200"/>
      </w:pPr>
      <w:r>
        <w:rPr>
          <w:rFonts w:ascii="Arial" w:cs="Arial" w:eastAsia="Arial" w:hAnsi="Arial"/>
          <w:b/>
          <w:bCs/>
          <w:color w:val="2E5FA3"/>
          <w:sz w:val="22"/>
          <w:szCs w:val="22"/>
        </w:rPr>
        <w:t xml:space="preserve">4.2 Data Collection Steps</w:t>
      </w:r>
    </w:p>
    <w:p>
      <w:pPr>
        <w:spacing w:after="80" w:before="80"/>
      </w:pPr>
      <w:r>
        <w:rPr>
          <w:rFonts w:ascii="Arial" w:cs="Arial" w:eastAsia="Arial" w:hAnsi="Arial"/>
          <w:sz w:val="19"/>
          <w:szCs w:val="19"/>
        </w:rPr>
        <w:t xml:space="preserve">The ESG team will coordinate the collection of data from across the organisation using the following process:</w:t>
      </w:r>
    </w:p>
    <w:p>
      <w:pPr>
        <w:pStyle w:val="ListParagraph"/>
        <w:numPr>
          <w:ilvl w:val="0"/>
          <w:numId w:val="2"/>
        </w:numPr>
        <w:spacing w:after="40" w:before="40"/>
      </w:pPr>
      <w:r>
        <w:rPr>
          <w:rFonts w:ascii="Arial" w:cs="Arial" w:eastAsia="Arial" w:hAnsi="Arial"/>
          <w:sz w:val="19"/>
          <w:szCs w:val="19"/>
        </w:rPr>
        <w:t xml:space="preserve">At the start of each reporting period, the ESG team will reach out to relevant teams to request data</w:t>
      </w:r>
    </w:p>
    <w:p>
      <w:pPr>
        <w:pStyle w:val="ListParagraph"/>
      </w:pPr>
      <w:commentRangeStart w:id="14"/>
      <w:ins w:id="30" w:author="TRACE Document Uplift" w:date="2026-05-08T05:48:55+00:00">
        <w:r>
          <w:t>Update the procedure to address the open issue for Establish automated impact data collection for next green bond, including owner, resolution criteria, escalation path, due date or review cadence, and retained evidence.</w:t>
        </w:r>
      </w:ins>
      <w:commentRangeEnd w:id="14"/>
      <w:r>
        <w:commentReference w:id="14"/>
      </w:r>
    </w:p>
    <w:p>
      <w:pPr>
        <w:pStyle w:val="ListParagraph"/>
        <w:numPr>
          <w:ilvl w:val="0"/>
          <w:numId w:val="2"/>
        </w:numPr>
        <w:spacing w:after="40" w:before="40"/>
      </w:pPr>
      <w:del w:id="67" w:author="TRACE Document Uplift" w:date="2026-05-08T05:48:56+00:00">
        <w:r>
          <w:delText>Teams should provide data in the agreed format and by the agreed deadline</w:delText>
        </w:r>
      </w:del>
      <w:commentRangeStart w:id="33"/>
      <w:ins w:id="68" w:author="TRACE Document Uplift" w:date="2026-05-08T05:48:56+00:00">
        <w:r>
          <w:t>Teams should provide data in the agreed format by the deadline. All data submissions must be reviewed and signed off by the respective Department Head (e.g., Head of Facilities for energy data) to verify accuracy before submission to the ESG team.</w:t>
        </w:r>
      </w:ins>
      <w:commentRangeEnd w:id="33"/>
      <w:r>
        <w:commentReference w:id="33"/>
      </w:r>
    </w:p>
    <w:p>
      <w:pPr>
        <w:pStyle w:val="ListParagraph"/>
        <w:numPr>
          <w:ilvl w:val="0"/>
          <w:numId w:val="2"/>
        </w:numPr>
        <w:spacing w:after="40" w:before="40"/>
      </w:pPr>
      <w:r>
        <w:rPr>
          <w:rFonts w:ascii="Arial" w:cs="Arial" w:eastAsia="Arial" w:hAnsi="Arial"/>
          <w:sz w:val="19"/>
          <w:szCs w:val="19"/>
        </w:rPr>
        <w:t xml:space="preserve">The ESG team will consolidate the data into the ESG reporting template</w:t>
      </w:r>
    </w:p>
    <w:p>
      <w:pPr>
        <w:pStyle w:val="ListParagraph"/>
        <w:numPr>
          <w:ilvl w:val="0"/>
          <w:numId w:val="2"/>
        </w:numPr>
        <w:spacing w:after="40" w:before="40"/>
      </w:pPr>
      <w:r>
        <w:rPr>
          <w:rFonts w:ascii="Arial" w:cs="Arial" w:eastAsia="Arial" w:hAnsi="Arial"/>
          <w:sz w:val="19"/>
          <w:szCs w:val="19"/>
        </w:rPr>
        <w:t xml:space="preserve">Any missing or incomplete data should be flagged and followed up with the relevant team</w:t>
      </w:r>
    </w:p>
    <w:p>
      <w:r>
        <w:rPr>
          <w:rFonts w:ascii="Arial" w:cs="Arial" w:eastAsia="Arial" w:hAnsi="Arial"/>
          <w:sz w:val="19"/>
          <w:szCs w:val="19"/>
        </w:rPr>
        <w:t xml:space="preserve"/>
      </w:r>
    </w:p>
    <w:p>
      <w:pPr>
        <w:pStyle w:val="Heading2"/>
        <w:spacing w:after="80" w:before="200"/>
      </w:pPr>
      <w:r>
        <w:rPr>
          <w:rFonts w:ascii="Arial" w:cs="Arial" w:eastAsia="Arial" w:hAnsi="Arial"/>
          <w:b/>
          <w:bCs/>
          <w:color w:val="2E5FA3"/>
          <w:sz w:val="22"/>
          <w:szCs w:val="22"/>
        </w:rPr>
        <w:t xml:space="preserve">4.3 Scope of Emissions Reporting</w:t>
      </w:r>
    </w:p>
    <w:p>
      <w:pPr>
        <w:spacing w:after="80" w:before="80"/>
      </w:pPr>
      <w:r>
        <w:rPr>
          <w:rFonts w:ascii="Arial" w:cs="Arial" w:eastAsia="Arial" w:hAnsi="Arial"/>
          <w:sz w:val="19"/>
          <w:szCs w:val="19"/>
        </w:rPr>
        <w:t xml:space="preserve">The bank reports Scope 1 and Scope 2 greenhouse gas (GHG) emissions in accordance with applicable reporting requirements.</w:t>
      </w:r>
    </w:p>
    <w:p>
      <w:pPr>
        <w:pStyle w:val="ListParagraph"/>
        <w:numPr>
          <w:ilvl w:val="0"/>
          <w:numId w:val="2"/>
        </w:numPr>
        <w:spacing w:after="40" w:before="40"/>
      </w:pPr>
      <w:r>
        <w:rPr>
          <w:rFonts w:ascii="Arial" w:cs="Arial" w:eastAsia="Arial" w:hAnsi="Arial"/>
          <w:sz w:val="19"/>
          <w:szCs w:val="19"/>
        </w:rPr>
        <w:t xml:space="preserve">Scope 1 emissions include direct emissions from diesel generators, company-owned fleet, and air conditioning refrigerants</w:t>
      </w:r>
    </w:p>
    <w:p>
      <w:pPr>
        <w:pStyle w:val="ListParagraph"/>
        <w:numPr>
          <w:ilvl w:val="0"/>
          <w:numId w:val="2"/>
        </w:numPr>
        <w:spacing w:after="40" w:before="40"/>
      </w:pPr>
      <w:r>
        <w:rPr>
          <w:rFonts w:ascii="Arial" w:cs="Arial" w:eastAsia="Arial" w:hAnsi="Arial"/>
          <w:sz w:val="19"/>
          <w:szCs w:val="19"/>
        </w:rPr>
        <w:t xml:space="preserve">Scope 2 emissions include indirect emissions from purchased electricity, reported on a market-based basis</w:t>
      </w:r>
    </w:p>
    <w:p>
      <w:pPr>
        <w:pStyle w:val="ListParagraph"/>
        <w:numPr>
          <w:ilvl w:val="0"/>
          <w:numId w:val="2"/>
        </w:numPr>
        <w:spacing w:after="40" w:before="40"/>
      </w:pPr>
      <w:r>
        <w:rPr>
          <w:rFonts w:ascii="Arial" w:cs="Arial" w:eastAsia="Arial" w:hAnsi="Arial"/>
          <w:sz w:val="19"/>
          <w:szCs w:val="19"/>
        </w:rPr>
        <w:t xml:space="preserve">Scope 3 emissions are reported for selected categories where data is available</w:t>
      </w:r>
    </w:p>
    <w:p>
      <w:r>
        <w:rPr>
          <w:rFonts w:ascii="Arial" w:cs="Arial" w:eastAsia="Arial" w:hAnsi="Arial"/>
          <w:sz w:val="19"/>
          <w:szCs w:val="19"/>
        </w:rPr>
        <w:t xml:space="preserve"/>
      </w:r>
    </w:p>
    <w:p>
      <w:pPr>
        <w:pStyle w:val="Heading1"/>
        <w:spacing w:after="120" w:before="240"/>
      </w:pPr>
      <w:r>
        <w:rPr>
          <w:rFonts w:ascii="Arial" w:cs="Arial" w:eastAsia="Arial" w:hAnsi="Arial"/>
          <w:b/>
          <w:bCs/>
          <w:color w:val="006B3C"/>
          <w:sz w:val="28"/>
          <w:szCs w:val="28"/>
        </w:rPr>
        <w:t xml:space="preserve">5. Deviation Identification and Management</w:t>
      </w:r>
    </w:p>
    <w:p>
      <w:pPr>
        <w:spacing w:after="80" w:before="80"/>
      </w:pPr>
      <w:r>
        <w:rPr>
          <w:rFonts w:ascii="Arial" w:cs="Arial" w:eastAsia="Arial" w:hAnsi="Arial"/>
          <w:sz w:val="19"/>
          <w:szCs w:val="19"/>
        </w:rPr>
        <w:t xml:space="preserve">When ESG metrics deviate from their targets, the bank needs to identify the deviation, understand the root cause, and take corrective action where required.</w:t>
      </w:r>
    </w:p>
    <w:p>
      <w:pPr>
        <w:pStyle w:val="Heading2"/>
        <w:spacing w:after="80" w:before="200"/>
      </w:pPr>
      <w:r>
        <w:rPr>
          <w:rFonts w:ascii="Arial" w:cs="Arial" w:eastAsia="Arial" w:hAnsi="Arial"/>
          <w:b/>
          <w:bCs/>
          <w:color w:val="2E5FA3"/>
          <w:sz w:val="22"/>
          <w:szCs w:val="22"/>
        </w:rPr>
        <w:t xml:space="preserve">5.1 What Constitutes a Deviation</w:t>
      </w:r>
    </w:p>
    <w:p>
      <w:pPr>
        <w:spacing w:after="80" w:before="80"/>
      </w:pPr>
      <w:r>
        <w:rPr>
          <w:rFonts w:ascii="Arial" w:cs="Arial" w:eastAsia="Arial" w:hAnsi="Arial"/>
          <w:sz w:val="19"/>
          <w:szCs w:val="19"/>
        </w:rPr>
        <w:t xml:space="preserve">A deviation occurs when a reported ESG metric is significantly different from the target or the prior year figure. The ESG team, in consultation with the relevant business unit, will determine whether a deviation is material and requires escalation.</w:t>
      </w:r>
    </w:p>
    <w:p>
      <w:r>
        <w:rPr>
          <w:rFonts w:ascii="Arial" w:cs="Arial" w:eastAsia="Arial" w:hAnsi="Arial"/>
          <w:sz w:val="19"/>
          <w:szCs w:val="19"/>
        </w:rPr>
        <w:t xml:space="preserve"/>
      </w:r>
    </w:p>
    <w:p>
      <w:pPr>
        <w:pStyle w:val="Heading2"/>
        <w:spacing w:after="80" w:before="200"/>
      </w:pPr>
      <w:r>
        <w:rPr>
          <w:rFonts w:ascii="Arial" w:cs="Arial" w:eastAsia="Arial" w:hAnsi="Arial"/>
          <w:b/>
          <w:bCs/>
          <w:color w:val="2E5FA3"/>
          <w:sz w:val="22"/>
          <w:szCs w:val="22"/>
        </w:rPr>
        <w:t xml:space="preserve">5.2 Deviation Management Process</w:t>
      </w:r>
    </w:p>
    <w:p>
      <w:pPr>
        <w:spacing w:after="80" w:before="80"/>
      </w:pPr>
      <w:r>
        <w:rPr>
          <w:rFonts w:ascii="Arial" w:cs="Arial" w:eastAsia="Arial" w:hAnsi="Arial"/>
          <w:sz w:val="19"/>
          <w:szCs w:val="19"/>
        </w:rPr>
        <w:t xml:space="preserve">When a deviation is identified, the following steps should be followed:</w:t>
      </w:r>
    </w:p>
    <w:p>
      <w:pPr/>
      <w:commentRangeStart w:id="43"/>
      <w:ins w:id="88" w:author="TRACE Document Uplift" w:date="2026-05-08T05:48:56+00:00">
        <w:r>
          <w:t>Link material metrics, thresholds, or control exceptions to the applicable risk appetite or tolerance statement, including breach triggers, escalation owner, and evidence retained.</w:t>
        </w:r>
      </w:ins>
      <w:commentRangeEnd w:id="43"/>
      <w:r>
        <w:commentReference w:id="43"/>
      </w:r>
    </w:p>
    <w:p>
      <w:pPr/>
      <w:commentRangeStart w:id="42"/>
      <w:ins w:id="86" w:author="TRACE Document Uplift" w:date="2026-05-08T05:48:56+00:00">
        <w:r>
          <w:t>Add a metric ownership and validation matrix: | Metric / data element | Data owner | Source system | Submission frequency | Validator / approver | Deadline | Evidence retained | | --- | --- | --- | --- | --- | --- | --- | | Metric from source documents | Accountable data provider | System or record source | Cadence | Independent validator | Due date | Submission and sign-off evidence |</w:t>
        </w:r>
      </w:ins>
      <w:commentRangeEnd w:id="42"/>
      <w:r>
        <w:commentReference w:id="42"/>
      </w:r>
    </w:p>
    <w:p>
      <w:pPr/>
      <w:commentRangeStart w:id="41"/>
      <w:ins w:id="84" w:author="TRACE Document Uplift" w:date="2026-05-08T05:48:56+00:00">
        <w:r>
          <w:t>Add an obligation calendar: | Obligation / reference | Trigger | Owner | Deadline / timeframe | Submission or notification evidence | | --- | --- | --- | --- | --- | | Reference from supporting documents | Trigger condition | Responsible owner | Defined date or elapsed time | Filing, notification, or approval record | Populate the table from the regulatory, framework, standard, or contractual references present in the uploaded source documents.</w:t>
        </w:r>
      </w:ins>
      <w:commentRangeEnd w:id="41"/>
      <w:r>
        <w:commentReference w:id="41"/>
      </w:r>
    </w:p>
    <w:p>
      <w:pPr/>
      <w:commentRangeStart w:id="40"/>
      <w:ins w:id="82" w:author="TRACE Document Uplift" w:date="2026-05-08T05:48:56+00:00">
        <w:r>
          <w:t>Add document control information including document owner, version, effective date, last review date, next review date, approver, and change summary.</w:t>
        </w:r>
      </w:ins>
      <w:commentRangeEnd w:id="40"/>
      <w:r>
        <w:commentReference w:id="40"/>
      </w:r>
    </w:p>
    <w:p>
      <w:pPr/>
      <w:commentRangeStart w:id="39"/>
      <w:ins w:id="80" w:author="TRACE Document Uplift" w:date="2026-05-08T05:48:56+00:00">
        <w:r>
          <w:t>Add a post-event review / closure section covering trigger, required participants, timeline, root-cause review, corrective actions, evidence retained, and sign-off before closure.</w:t>
        </w:r>
      </w:ins>
      <w:commentRangeEnd w:id="39"/>
      <w:r>
        <w:commentReference w:id="39"/>
      </w:r>
    </w:p>
    <w:p>
      <w:pPr/>
      <w:commentRangeStart w:id="38"/>
      <w:ins w:id="78" w:author="TRACE Document Uplift" w:date="2026-05-08T05:48:56+00:00">
        <w:r>
          <w:t>Add an escalation matrix: | Trigger | Responsible owner | Escalation recipient | Timeframe | Evidence retained | | --- | --- | --- | --- | --- | | Trigger to be defined | Performing role | Accountable or oversight role | Defined SLA | Notification and decision record | Replace vague timing terms with measurable thresholds and timeframes.</w:t>
        </w:r>
      </w:ins>
      <w:commentRangeEnd w:id="38"/>
      <w:r>
        <w:commentReference w:id="38"/>
      </w:r>
    </w:p>
    <w:p>
      <w:pPr/>
      <w:commentRangeStart w:id="37"/>
      <w:ins w:id="76" w:author="TRACE Document Uplift" w:date="2026-05-08T05:48:56+00:00">
        <w:r>
          <w:t>Add a classification criteria matrix: | Level / category | Criteria | Required response | Escalation trigger | Evidence retained | | --- | --- | --- | --- | --- | | Level to be defined | Objective threshold or indicator | Required action | Time or severity trigger | Decision and action evidence | Use the level names already present in the uploaded documents and define objective criteria for each level.</w:t>
        </w:r>
      </w:ins>
      <w:commentRangeEnd w:id="37"/>
      <w:r>
        <w:commentReference w:id="37"/>
      </w:r>
    </w:p>
    <w:p>
      <w:r>
        <w:rPr>
          <w:rFonts w:ascii="Arial" w:cs="Arial" w:eastAsia="Arial" w:hAnsi="Arial"/>
          <w:sz w:val="19"/>
          <w:szCs w:val="19"/>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c>
          <w:tcPr>
            <w:tcW w:type="dxa" w:w="120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260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556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1200"/>
            <w:tcBorders>
              <w:top w:val="single" w:color="AAAAAA" w:sz="1"/>
              <w:left w:val="single" w:color="AAAAAA" w:sz="1"/>
              <w:bottom w:val="single" w:color="AAAAAA" w:sz="1"/>
              <w:right w:val="single" w:color="AAAAAA" w:sz="1"/>
            </w:tcBorders>
            <w:shd w:fill="C6EFCE" w:val="clear"/>
            <w:tcMar>
              <w:top w:type="dxa" w:w="60"/>
              <w:left w:type="dxa" w:w="120"/>
              <w:bottom w:type="dxa" w:w="60"/>
              <w:right w:type="dxa" w:w="120"/>
            </w:tcMar>
          </w:tcPr>
          <w:p>
            <w:r>
              <w:rPr>
                <w:rFonts w:ascii="Arial" w:cs="Arial" w:eastAsia="Arial" w:hAnsi="Arial"/>
                <w:b/>
                <w:bCs/>
                <w:color w:val="000000"/>
                <w:sz w:val="18"/>
                <w:szCs w:val="18"/>
              </w:rPr>
              <w:t xml:space="preserve">1</w:t>
            </w:r>
          </w:p>
        </w:tc>
        <w:tc>
          <w:tcPr>
            <w:tcW w:type="dxa" w:w="2600"/>
            <w:tcBorders>
              <w:top w:val="single" w:color="AAAAAA" w:sz="1"/>
              <w:left w:val="single" w:color="AAAAAA" w:sz="1"/>
              <w:bottom w:val="single" w:color="AAAAAA" w:sz="1"/>
              <w:right w:val="single" w:color="AAAAAA" w:sz="1"/>
            </w:tcBorders>
            <w:shd w:fill="C6EFCE" w:val="clear"/>
            <w:tcMar>
              <w:top w:type="dxa" w:w="60"/>
              <w:left w:type="dxa" w:w="120"/>
              <w:bottom w:type="dxa" w:w="60"/>
              <w:right w:type="dxa" w:w="120"/>
            </w:tcMar>
          </w:tcPr>
          <w:p>
            <w:r>
              <w:rPr>
                <w:rFonts w:ascii="Arial" w:cs="Arial" w:eastAsia="Arial" w:hAnsi="Arial"/>
                <w:b/>
                <w:bCs/>
                <w:color w:val="000000"/>
                <w:sz w:val="18"/>
                <w:szCs w:val="18"/>
              </w:rPr>
              <w:t xml:space="preserve">Identify Deviation</w:t>
            </w:r>
          </w:p>
        </w:tc>
        <w:tc>
          <w:tcPr>
            <w:tcW w:type="dxa" w:w="5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t xml:space="preserve">During data collection or reporting, identify any metrics that are significantly different from the target or prior period. </w:t>
            </w:r>
            <w:del w:id="65" w:author="TRACE Document Uplift" w:date="2026-05-08T05:48:56+00:00">
              <w:r>
                <w:delText>Use judgement to determine significance.</w:delText>
              </w:r>
            </w:del>
            <w:commentRangeStart w:id="32"/>
            <w:ins w:id="66" w:author="TRACE Document Uplift" w:date="2026-05-08T05:48:56+00:00">
              <w:r>
                <w:t>A deviation is considered significant if it represents a variance of +/- 10% or more compared to the previous reporting period or the established target. Any variance exceeding this threshold must be documented in the Deviation Log.</w:t>
              </w:r>
            </w:ins>
            <w:commentRangeEnd w:id="32"/>
            <w:r>
              <w:commentReference w:id="32"/>
            </w:r>
          </w:p>
        </w:tc>
      </w:tr>
      <w:tr>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2</w:t>
            </w:r>
          </w:p>
        </w:tc>
        <w:tc>
          <w:tcPr>
            <w:tcW w:type="dxa" w:w="2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Investigate Root Cause</w:t>
            </w:r>
          </w:p>
        </w:tc>
        <w:tc>
          <w:tcPr>
            <w:tcW w:type="dxa" w:w="5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Work with the relevant team to understand why the deviation has occurred. This may be due to data quality issues, operational changes, or external factors.</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3</w:t>
            </w:r>
          </w:p>
        </w:tc>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Escalate if Needed</w:t>
            </w:r>
          </w:p>
        </w:tc>
        <w:tc>
          <w:tcPr>
            <w:tcW w:type="dxa" w:w="5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If the deviation is material, escalate to the appropriate level of management. The ESG team will use judgement to determine when escalation is required.</w:t>
            </w:r>
          </w:p>
          <w:p>
            <w:pPr/>
            <w:commentRangeStart w:id="31"/>
            <w:ins w:id="64" w:author="TRACE Document Uplift" w:date="2026-05-08T05:48:56+00:00">
              <w:r>
                <w:t>Update the procedure to define how deviations for Independent Directors (% of Board) are identified, thresholded, escalated, remediated, and evidenced, including the owner and timeframe.</w:t>
              </w:r>
            </w:ins>
            <w:commentRangeEnd w:id="31"/>
            <w:r>
              <w:commentReference w:id="31"/>
            </w:r>
          </w:p>
          <w:p>
            <w:pPr/>
            <w:commentRangeStart w:id="30"/>
            <w:ins w:id="62" w:author="TRACE Document Uplift" w:date="2026-05-08T05:48:56+00:00">
              <w:r>
                <w:t>Update the procedure to define how deviations for BRSR Scope 3 Emissions – Business Travel (tCO2e) are identified, thresholded, escalated, remediated, and evidenced, including the owner and timeframe.</w:t>
              </w:r>
            </w:ins>
            <w:commentRangeEnd w:id="30"/>
            <w:r>
              <w:commentReference w:id="30"/>
            </w:r>
          </w:p>
          <w:p>
            <w:pPr/>
            <w:commentRangeStart w:id="29"/>
            <w:ins w:id="60" w:author="TRACE Document Uplift" w:date="2026-05-08T05:48:56+00:00">
              <w:r>
                <w:t>Update the procedure to define how deviations for LTIFR (per million hrs worked) are identified, thresholded, escalated, remediated, and evidenced, including the owner and timeframe.</w:t>
              </w:r>
            </w:ins>
            <w:commentRangeEnd w:id="29"/>
            <w:r>
              <w:commentReference w:id="29"/>
            </w:r>
          </w:p>
          <w:p>
            <w:pPr/>
            <w:commentRangeStart w:id="28"/>
            <w:ins w:id="58" w:author="TRACE Document Uplift" w:date="2026-05-08T05:48:56+00:00">
              <w:r>
                <w:t>Update the procedure to define how deviations for Whistleblower SLA ≤ 60 days (%) are identified, thresholded, escalated, remediated, and evidenced, including the owner and timeframe.</w:t>
              </w:r>
            </w:ins>
            <w:commentRangeEnd w:id="28"/>
            <w:r>
              <w:commentReference w:id="28"/>
            </w:r>
          </w:p>
          <w:p>
            <w:pPr/>
            <w:commentRangeStart w:id="27"/>
            <w:ins w:id="56" w:author="TRACE Document Uplift" w:date="2026-05-08T05:48:56+00:00">
              <w:r>
                <w:t>Update the procedure to define how deviations for Water Consumption (KL) are identified, thresholded, escalated, remediated, and evidenced, including the owner and timeframe.</w:t>
              </w:r>
            </w:ins>
            <w:commentRangeEnd w:id="27"/>
            <w:r>
              <w:commentReference w:id="27"/>
            </w:r>
          </w:p>
          <w:p>
            <w:pPr/>
            <w:commentRangeStart w:id="26"/>
            <w:ins w:id="54" w:author="TRACE Document Uplift" w:date="2026-05-08T05:48:56+00:00">
              <w:r>
                <w:t>Update the procedure to define how deviations for Customer Complaint Resolution ≤ 30 days (%) are identified, thresholded, escalated, remediated, and evidenced, including the owner and timeframe.</w:t>
              </w:r>
            </w:ins>
            <w:commentRangeEnd w:id="26"/>
            <w:r>
              <w:commentReference w:id="26"/>
            </w:r>
          </w:p>
          <w:p>
            <w:pPr/>
            <w:commentRangeStart w:id="25"/>
            <w:ins w:id="52" w:author="TRACE Document Uplift" w:date="2026-05-08T05:48:56+00:00">
              <w:r>
                <w:t>Update the procedure to define how deviations for Financed Emissions – Oil &amp; Gas Sector (tCO2e / ₹ Cr) are identified, thresholded, escalated, remediated, and evidenced, including the owner and timeframe.</w:t>
              </w:r>
            </w:ins>
            <w:commentRangeEnd w:id="25"/>
            <w:r>
              <w:commentReference w:id="25"/>
            </w:r>
          </w:p>
          <w:p>
            <w:pPr/>
            <w:commentRangeStart w:id="24"/>
            <w:ins w:id="50" w:author="TRACE Document Uplift" w:date="2026-05-08T05:48:56+00:00">
              <w:r>
                <w:t>Update the procedure to define how deviations for ABC Training Completion (%) are identified, thresholded, escalated, remediated, and evidenced, including the owner and timeframe.</w:t>
              </w:r>
            </w:ins>
            <w:commentRangeEnd w:id="24"/>
            <w:r>
              <w:commentReference w:id="24"/>
            </w:r>
          </w:p>
          <w:p>
            <w:pPr/>
            <w:commentRangeStart w:id="20"/>
            <w:ins w:id="42" w:author="TRACE Document Uplift" w:date="2026-05-08T05:48:56+00:00">
              <w:r>
                <w:t>Update the procedure to address the open issue for Define quantitative ESG KPI thresholds; add clawback clause to remuneration policy, including owner, resolution criteria, escalation path, due date or review cadence, and retained evidence.</w:t>
              </w:r>
            </w:ins>
            <w:commentRangeEnd w:id="20"/>
            <w:r>
              <w:commentReference w:id="20"/>
            </w:r>
          </w:p>
          <w:p>
            <w:pPr/>
            <w:commentRangeStart w:id="17"/>
            <w:ins w:id="36" w:author="TRACE Document Uplift" w:date="2026-05-08T05:48:56+00:00">
              <w:r>
                <w:t>Update the procedure to address the open issue for Complete data inventory and retention schedule update by Q1 2025; conduct DPO-led audit, including owner, resolution criteria, escalation path, due date or review cadence, and retained evidence.</w:t>
              </w:r>
            </w:ins>
            <w:commentRangeEnd w:id="17"/>
            <w:r>
              <w:commentReference w:id="17"/>
            </w:r>
          </w:p>
          <w:p>
            <w:pPr/>
            <w:commentRangeStart w:id="15"/>
            <w:ins w:id="32" w:author="TRACE Document Uplift" w:date="2026-05-08T05:48:56+00:00">
              <w:r>
                <w:t>Update the procedure to address the open issue for Hire ESG analyst for project finance; implement mandatory E&amp;S gate in credit approval workflow, including owner, resolution criteria, escalation path, due date or review cadence, and retained evidence.</w:t>
              </w:r>
            </w:ins>
            <w:commentRangeEnd w:id="15"/>
            <w:r>
              <w:commentReference w:id="15"/>
            </w:r>
          </w:p>
          <w:p>
            <w:pPr/>
            <w:commentRangeStart w:id="13"/>
            <w:ins w:id="28" w:author="TRACE Document Uplift" w:date="2026-05-08T05:48:55+00:00">
              <w:r>
                <w:t>Update the procedure to address the open issue for Implement ESG data management platform; automate utility bill ingestion, including owner, resolution criteria, escalation path, due date or review cadence, and retained evidence.</w:t>
              </w:r>
            </w:ins>
            <w:commentRangeEnd w:id="13"/>
            <w:r>
              <w:commentReference w:id="13"/>
            </w:r>
          </w:p>
          <w:p>
            <w:pPr/>
            <w:commentRangeStart w:id="11"/>
            <w:ins w:id="24" w:author="TRACE Document Uplift" w:date="2026-05-08T05:48:55+00:00">
              <w:r>
                <w:t>Deviations regarding the percentage of senior management variable pay linked to ESG KPIs shall be managed through the following process: 1. Identification: The Human Resources (HR) department shall conduct an annual audit of senior management compensation structures to verify the percentage of variable pay linked to ESG KPIs. 2. Thresholding: A deviation is defined as any instance where the actual percentage of ESG-linked variable pay falls below the target threshold set by the Board of Directors for the relevant fiscal year. 3. Escalation: The Head of HR must escalate identified deviations to the Remuneration Committee and the Chief Sustainability Officer within 10 business days of the audit completion. 4. Remediation: The Head of HR is responsible for developing a remediation plan to adjust the compensation structure. This plan must be approved and implemented within 90 days of escalation. 5. Evidence: All deviations, escalation reports, and remediation records (including updated employment contracts or board resolutions) must be documented and stored in the HR Compliance Folder. 6. Ownership and Timeframe: The Head of HR is the process owner. The entire identification and remediation cycle must be completed within the fiscal year in which the deviation was identified.</w:t>
              </w:r>
            </w:ins>
            <w:commentRangeEnd w:id="11"/>
            <w:r>
              <w:commentReference w:id="11"/>
            </w:r>
          </w:p>
          <w:p>
            <w:pPr/>
            <w:commentRangeStart w:id="10"/>
            <w:ins w:id="22" w:author="TRACE Document Uplift" w:date="2026-05-08T05:48:55+00:00">
              <w:r>
                <w:t>Management of Deviations for ESG/Labour Standards Assessments 1. Identification and Thresholding Deviations related to the percentage of critical suppliers assessed for ESG and labour standards are identified through monthly performance monitoring. A deviation is triggered if the assessment completion rate falls below the established organizational threshold for the reporting period. 2. Escalation Process Upon identification of a deviation, the ESG Compliance Officer must escalate the matter to the Head of Procurement and the Sustainability Committee within five (5) business days. The escalation report must detail the current assessment percentage and the identified shortfall. 3. Remediation The designated owner shall develop a remediation plan to address the assessment gap. Remediation steps include prioritizing outstanding assessments for high-risk critical suppliers, allocating additional resources to the audit process, and re-engaging with non-responsive entities to ensure compliance. 4. Evidence and Documentation Evidence of remediation must be maintained within the Supplier Management System. Required documentation includes updated assessment reports, communication logs with suppliers, and a finalized remediation summary signed off by the relevant authority. 5. Ownership and Timeframe The ESG Compliance Manager is the primary owner responsible for the end-to-end management of the deviation process. All remediation activities must be completed within thirty (30) days of the initial identification, unless a formal extension is granted by the Sustainability Committee.</w:t>
              </w:r>
            </w:ins>
            <w:commentRangeEnd w:id="10"/>
            <w:r>
              <w:commentReference w:id="10"/>
            </w:r>
          </w:p>
          <w:p>
            <w:pPr/>
            <w:commentRangeStart w:id="9"/>
            <w:ins w:id="20" w:author="TRACE Document Uplift" w:date="2026-05-08T05:48:55+00:00">
              <w:r>
                <w:t>PSL Achievement (% of ANBC) Deviation Management Deviations related to PSL Achievement (% of ANBC) shall be identified through the monthly performance monitoring cycle. A deviation is defined as any instance where the performance metric falls below the established threshold of [Insert Target]%. Upon identification, the PSL Owner is responsible for escalating the deviation to the relevant Oversight Committee within three (3) business days. Remediation actions must be documented in a Corrective Action Plan (CAP) and initiated within ten (10) business days of the escalation date. Evidence of the deviation, including the identification date, escalation records, and remediation status, must be maintained within the centralized compliance repository to ensure a complete audit trail.</w:t>
              </w:r>
            </w:ins>
            <w:commentRangeEnd w:id="9"/>
            <w:r>
              <w:commentReference w:id="9"/>
            </w:r>
          </w:p>
          <w:p>
            <w:pPr/>
            <w:commentRangeStart w:id="8"/>
            <w:ins w:id="18" w:author="TRACE Document Uplift" w:date="2026-05-08T05:48:55+00:00">
              <w:r>
                <w:t>4.X Deviation Management for Data Privacy Metrics This section defines the management process for deviations related to the metric: Number of confirmed data privacy incidents / year. 4.X.1 Identification Deviations are identified through monthly reconciliation of the Incident Management Log against the established annual target. The Data Privacy Officer (DPO) is responsible for monitoring this metric to ensure real-time visibility into incident trends. 4.X.2 Thresholding A deviation is defined as any instance where the cumulative number of confirmed data privacy incidents exceeds the pre-defined annual threshold or if the incident count exceeds the quarterly pro-rata limit by more than 10%. 4.X.3 Escalation Upon identification of a threshold breach, the DPO must escalate the deviation to the Chief Information Officer (CIO) and the Risk Management Committee within three (3) business days. 4.X.4 Remediation The DPO shall lead a cross-functional team to conduct a Root Cause Analysis (RCA). Remediation steps, such as process enhancements, technical control updates, or mandatory staff training, must be documented in a formal Corrective and Preventive Action (CAPA) plan. 4.X.5 Evidencing Evidence of the deviation management process shall be maintained in the Privacy Compliance Repository. Required documentation includes the incident trend report, escalation records, the completed RCA, and the signed CAPA plan demonstrating completion of all remedial actions. 4.X.6 Owner and Timeframe Owner: Data Privacy Officer (DPO). Timeframe: The remediation plan must be finalized within ten (10) business days of escalation, with full implementation of remedial actions completed within thirty (30) calendar days.</w:t>
              </w:r>
            </w:ins>
            <w:commentRangeEnd w:id="8"/>
            <w:r>
              <w:commentReference w:id="8"/>
            </w:r>
          </w:p>
          <w:p>
            <w:pPr/>
            <w:commentRangeStart w:id="7"/>
            <w:ins w:id="16" w:author="TRACE Document Uplift" w:date="2026-05-08T05:48:55+00:00">
              <w:r>
                <w:t>X.X Management of Lost Time Injury Frequency Rate (LTIFR) Deviations X.X.1 Identification and Thresholding Deviations are identified through the monthly reconciliation of safety performance data against established corporate benchmarks. A formal deviation is triggered when the calculated LTIFR exceeds the approved annual target or demonstrates a statistically significant upward trend over a rolling three-month period. X.X.2 Escalation Protocol Upon identification of a threshold breach, the Site Safety Manager must escalate the deviation to the Regional HSE Director and the respective Department Head within 72 hours. Deviations that exceed the target by more than 15% require immediate notification to the Executive Risk Committee. X.X.3 Remediation and Evidencing The Site Safety Manager is responsible for conducting a Root Cause Analysis (RCA) to determine the drivers of the deviation. A formal Remediation Plan must be developed, detailing specific corrective and preventive actions (CAPA). Evidence of remediation—including revised risk assessments, updated training logs, and verified safety inspection reports—must be documented and uploaded to the HSE Compliance Portal. X.X.4 Ownership and Timeframes The Site Safety Manager serves as the primary owner for the end-to-end deviation management process. The Remediation Plan must be finalized and approved within 10 business days of the initial escalation, and all associated corrective actions must be completed and evidenced within a maximum timeframe of 60 calendar days.</w:t>
              </w:r>
            </w:ins>
            <w:commentRangeEnd w:id="7"/>
            <w:r>
              <w:commentReference w:id="7"/>
            </w:r>
          </w:p>
          <w:p>
            <w:pPr/>
            <w:commentRangeStart w:id="6"/>
            <w:ins w:id="14" w:author="TRACE Document Uplift" w:date="2026-05-08T05:48:55+00:00">
              <w:r>
                <w:t>Deviation Management: Women in Senior Leadership (%) 1. Identification and Thresholding Deviations are identified through the periodic review of diversity performance metrics. A deviation is defined as any instance where the actual percentage of Women in Senior Leadership falls below the established organizational target threshold. 2. Escalation Upon identification of a deviation, the Metric Owner must escalate the matter to the Diversity, Equity, and Inclusion (DEI) Committee and the Executive Leadership Team within five (5) business days. 3. Remediation The Head of HR (Owner) is responsible for developing and implementing a remediation plan. Remediation actions shall include, but are not limited to, reviewing recruitment and promotion pipelines, enhancing leadership development programs for women, and conducting stay/exit interview analysis to address retention. 4. Evidencing and Timeframes Evidence of remediation activities, including meeting minutes, updated action plans, and progress reports, must be maintained in the corporate compliance repository. The remediation plan must be finalized within thirty (30) days of the deviation identification, with progress reviewed on a quarterly basis until the metric returns to the approved threshold.</w:t>
              </w:r>
            </w:ins>
            <w:commentRangeEnd w:id="6"/>
            <w:r>
              <w:commentReference w:id="6"/>
            </w:r>
          </w:p>
          <w:p>
            <w:pPr/>
            <w:commentRangeStart w:id="5"/>
            <w:ins w:id="12" w:author="TRACE Document Uplift" w:date="2026-05-08T05:48:55+00:00">
              <w:r>
                <w:t>Management of Deviations: Projects with Incomplete E&amp;S Due Diligence This section defines the management process for the metric: Projects with incomplete E&amp;S due diligence (% of project finance portfolio). 1. Identification Deviations are identified through a monthly reconciliation of the project finance portfolio against the E&amp;S due diligence tracking database, performed by the E&amp;S Risk Team. 2. Threshold A deviation is triggered if any project within the project finance portfolio is found to have incomplete or missing E&amp;S due diligence documentation (representing any value greater than 0% of the portfolio). 3. Escalation Upon identification of a deviation, the E&amp;S Risk Officer must escalate the finding to the Head of Project Finance and the Sustainability Oversight Committee within three business days. 4. Remediation The assigned Portfolio Manager is responsible for conducting the outstanding E&amp;S due diligence assessments required to bring the project into compliance with institutional standards. 5. Evidence Remediation is evidenced by the submission of a completed and validated E&amp;S Due Diligence Report, which must be uploaded to the centralized Risk Management System. 6. Owner and Timeframe The E&amp;S Risk Officer is the owner of the identification and escalation process. The Portfolio Manager is the owner of the remediation process, which must be completed within 30 calendar days of the initial deviation identification.</w:t>
              </w:r>
            </w:ins>
            <w:commentRangeEnd w:id="5"/>
            <w:r>
              <w:commentReference w:id="5"/>
            </w:r>
          </w:p>
          <w:p>
            <w:pPr/>
            <w:commentRangeStart w:id="4"/>
            <w:ins w:id="10" w:author="TRACE Document Uplift" w:date="2026-05-08T05:48:55+00:00">
              <w:r>
                <w:t>Management of Water Consumption Deviations 1. Identification and Thresholding Water consumption (measured in KL/year) shall be monitored through monthly meter readings reconciled against the established annual sustainability targets. A deviation is identified when the actual consumption exceeds the pro-rated annual target by a threshold of 5% or more. 2. Owner and Escalation The Environmental Compliance Officer is the designated owner responsible for monitoring water consumption. Upon identifying a deviation, the owner must escalate the matter to the Facility Manager and the Sustainability Committee within three (3) business days of the reporting period close. 3. Remediation and Timeframe Following escalation, the owner shall conduct a root cause analysis to identify the source of the excess consumption (e.g., leaks, equipment inefficiency, or process changes). A remediation plan must be documented and initiated within a timeframe of ten (10) business days from the date of identification. Corrective actions may include infrastructure repairs, process adjustments, or equipment upgrades. 4. Evidencing All deviations and subsequent remedial actions must be evidenced and recorded within the Environmental Management System (EMS). Required evidence includes, but is not limited to, monthly utility statements, internal meter logs, root cause analysis reports, and verified maintenance work orders or invoices for completed repairs.</w:t>
              </w:r>
            </w:ins>
            <w:commentRangeEnd w:id="4"/>
            <w:r>
              <w:commentReference w:id="4"/>
            </w:r>
          </w:p>
          <w:p>
            <w:pPr/>
            <w:commentRangeStart w:id="3"/>
            <w:ins w:id="8" w:author="TRACE Document Uplift" w:date="2026-05-08T05:48:55+00:00">
              <w:r>
                <w:t>Scope 2 Emissions (tCO2e – market-based) Deviation Management The following procedure defines the protocol for managing deviations related to Scope 2 Emissions (tCO2e – market-based):; Identification: Deviations are identified through the monthly reconciliation of energy consumption data against market-based emission factors and contractual instruments (e.g., RECs, GOs).; Thresholding: A deviation is formally recognized when the actual market-based emissions exceed the established quarterly target by a variance of 5% or more.; Escalation: Upon identifying a threshold breach, the Owner must escalate the deviation to the Sustainability Steering Committee and the Head of ESG within five business days.; Remediation: The remediation process requires a root-cause analysis of the variance (e.g., changes in supplier emission factors or unexpected consumption increases) followed by corrective actions, such as the procurement of additional energy attribute certificates or the implementation of site-specific energy efficiency measures.; Evidencing: All deviations must be evidenced by documented variance reports, records of the escalation communication, and verified proof of remediation (e.g., updated certificates of energy origin or revised utility data).; Owner: Sustainability Reporting Manager.; Timeframe: Remediation actions must be initiated within 15 business days of the deviation's identification and completed before the close of the subsequent reporting period.</w:t>
              </w:r>
            </w:ins>
            <w:commentRangeEnd w:id="3"/>
            <w:r>
              <w:commentReference w:id="3"/>
            </w:r>
          </w:p>
          <w:p>
            <w:pPr/>
            <w:commentRangeStart w:id="2"/>
            <w:ins w:id="6" w:author="TRACE Document Uplift" w:date="2026-05-08T05:48:55+00:00">
              <w:r>
                <w:t>Deviations for Scope 1 Emissions (tCO2e) are identified through the systematic comparison of actual emissions data against predefined performance targets. A deviation is thresholded as any variance exceeding +/- 5% of the target value. Once identified, the deviation is escalated by the Sustainability Lead to the Environmental Compliance Committee. Remediation involves a formal root cause analysis and the implementation of corrective actions to align emissions with targets. All actions must be evidenced by updated emissions records and a remediation report stored in the central compliance repository. The Sustainability Lead is the designated owner of this process, and all remediation and evidencing must be completed within 20 business days of identification.</w:t>
              </w:r>
            </w:ins>
            <w:commentRangeEnd w:id="2"/>
            <w:r>
              <w:commentReference w:id="2"/>
            </w:r>
          </w:p>
          <w:p>
            <w:pPr/>
            <w:commentRangeStart w:id="1"/>
            <w:ins w:id="4" w:author="TRACE Document Uplift" w:date="2026-05-08T05:48:55+00:00">
              <w:r>
                <w:t>Deviation Management for Financed Scope 3 Emissions (tCO2e / ₹ Cr lent) 1. Identification of Deviations Deviations are identified through a quarterly review comparing actual financed emission intensity against the Board-approved targets. A deviation is recognized when the tCO2e / ₹ Cr lent exceeds the stipulated annual decarbonization pathway or target threshold. 2. Thresholding Thresholds for Financed Scope 3 emissions are categorized as follows:; Minor Variance: &lt; 5% deviation from the target; requires internal tracking by the ESG Department.; Material Deviation: ≥ 5% deviation from the target; triggers mandatory escalation and remediation protocols. 3. Escalation Protocol Upon identification of a material deviation, the ESG Department must escalate the matter to the Sustainability Committee and the Chief Risk Officer (CRO) within 10 business days. This ensures senior management oversight and strategic alignment on corrective measures. 4. Remediation The relevant Business Units, in coordination with the ESG Department, shall develop a formal remediation plan to realign the portfolio with emission targets. Remediation strategies may include sector-specific exposure adjustments, enhanced client engagement, or revised credit policy criteria for high-intensity sectors. The plan must be finalized within 30 business days of escalation. 5. Evidencing Process compliance must be evidenced through the maintenance of the following documentation: the Quarterly ESG Performance Report, formal minutes from the Sustainability Committee meetings, and the approved Remediation Action Plan. These records must be stored in the central ESG Compliance Repository for audit purposes. 6. Owner The ESG Department is the designated owner of this procedure, responsible for the ongoing monitoring, reporting, and coordination of remediation efforts. 7. Timeframe The end-to-end cycle, from the initial identification of a material deviation to the final approval of a remediation plan, shall not exceed 45 business days.</w:t>
              </w:r>
            </w:ins>
            <w:commentRangeEnd w:id="1"/>
            <w:r>
              <w:commentReference w:id="1"/>
            </w:r>
          </w:p>
          <w:p>
            <w:pPr/>
            <w:commentRangeStart w:id="0"/>
            <w:ins w:id="2" w:author="TRACE Document Uplift" w:date="2026-05-08T05:48:55+00:00">
              <w:r>
                <w:t>Deviation Management: Physical Asset Exposure in High-Risk Zones (₹ Cr) 1. Identification and Thresholding Deviations pertaining to Physical asset exposure in high-risk zones (₹ Cr) are identified through monthly monitoring of the corporate asset register against high-risk zone mapping. A deviation is defined as any instance where the total value of assets in these zones exceeds the board-approved threshold of [Insert Threshold] ₹ Cr. 2. Escalation Procedure Upon identification of a threshold breach, the Risk Officer must escalate the deviation to the Chief Risk Officer (CRO) and the Asset Management Committee within forty-eight (48) hours of detection. 3. Remediation and Evidencing The assigned owner is responsible for implementing a remediation plan to either reduce exposure or enhance mitigation controls. Evidence of remediation, including updated valuation reports and risk mitigation summaries, must be documented and filed in the Central Risk Management System. 4. Owner and Timeframe; Owner: Head of Asset Management; Timeframe: Remediation actions must be initiated within 7 business days and completed within 45 calendar days of initial identification.</w:t>
              </w:r>
            </w:ins>
            <w:commentRangeEnd w:id="0"/>
            <w:r>
              <w:commentReference w:id="0"/>
            </w:r>
          </w:p>
        </w:tc>
      </w:tr>
      <w:tr>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4</w:t>
            </w:r>
          </w:p>
        </w:tc>
        <w:tc>
          <w:tcPr>
            <w:tcW w:type="dxa" w:w="2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Document and Report</w:t>
            </w:r>
          </w:p>
        </w:tc>
        <w:tc>
          <w:tcPr>
            <w:tcW w:type="dxa" w:w="5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Document the deviation, root cause, and corrective action. Include in the next ESG report.</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5</w:t>
            </w:r>
          </w:p>
        </w:tc>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Corrective Action</w:t>
            </w:r>
          </w:p>
        </w:tc>
        <w:tc>
          <w:tcPr>
            <w:tcW w:type="dxa" w:w="5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Work with the relevant team to implement corrective actions to address the deviation. Monitor progress.</w:t>
            </w:r>
          </w:p>
        </w:tc>
      </w:tr>
    </w:tbl>
    <w:p>
      <w:r>
        <w:rPr>
          <w:rFonts w:ascii="Arial" w:cs="Arial" w:eastAsia="Arial" w:hAnsi="Arial"/>
          <w:sz w:val="19"/>
          <w:szCs w:val="19"/>
        </w:rPr>
        <w:t xml:space="preserve"/>
      </w:r>
    </w:p>
    <w:p>
      <w:pPr>
        <w:pStyle w:val="Heading1"/>
        <w:spacing w:after="120" w:before="240"/>
      </w:pPr>
      <w:r>
        <w:rPr>
          <w:rFonts w:ascii="Arial" w:cs="Arial" w:eastAsia="Arial" w:hAnsi="Arial"/>
          <w:b/>
          <w:bCs/>
          <w:color w:val="006B3C"/>
          <w:sz w:val="28"/>
          <w:szCs w:val="28"/>
        </w:rPr>
        <w:t xml:space="preserve">6. Reporting</w:t>
      </w:r>
    </w:p>
    <w:p>
      <w:pPr>
        <w:pStyle w:val="Heading2"/>
        <w:spacing w:after="80" w:before="200"/>
      </w:pPr>
      <w:r>
        <w:rPr>
          <w:rFonts w:ascii="Arial" w:cs="Arial" w:eastAsia="Arial" w:hAnsi="Arial"/>
          <w:b/>
          <w:bCs/>
          <w:color w:val="2E5FA3"/>
          <w:sz w:val="22"/>
          <w:szCs w:val="22"/>
        </w:rPr>
        <w:t xml:space="preserve">6.1 Internal Reporting</w:t>
      </w:r>
    </w:p>
    <w:p>
      <w:pPr>
        <w:spacing w:after="80" w:before="80"/>
      </w:pPr>
      <w:r>
        <w:rPr>
          <w:rFonts w:ascii="Arial" w:cs="Arial" w:eastAsia="Arial" w:hAnsi="Arial"/>
          <w:sz w:val="19"/>
          <w:szCs w:val="19"/>
        </w:rPr>
        <w:t xml:space="preserve">ESG performance data is reported internally to the senior management team and the board on a periodic basis. Reports should include:</w:t>
      </w:r>
    </w:p>
    <w:p>
      <w:pPr>
        <w:pStyle w:val="ListParagraph"/>
        <w:numPr>
          <w:ilvl w:val="0"/>
          <w:numId w:val="2"/>
        </w:numPr>
        <w:spacing w:after="40" w:before="40"/>
      </w:pPr>
      <w:r>
        <w:rPr>
          <w:rFonts w:ascii="Arial" w:cs="Arial" w:eastAsia="Arial" w:hAnsi="Arial"/>
          <w:sz w:val="19"/>
          <w:szCs w:val="19"/>
        </w:rPr>
        <w:t xml:space="preserve">Key ESG metrics and performance against targets</w:t>
      </w:r>
    </w:p>
    <w:p>
      <w:pPr>
        <w:pStyle w:val="ListParagraph"/>
        <w:numPr>
          <w:ilvl w:val="0"/>
          <w:numId w:val="2"/>
        </w:numPr>
        <w:spacing w:after="40" w:before="40"/>
      </w:pPr>
      <w:r>
        <w:rPr>
          <w:rFonts w:ascii="Arial" w:cs="Arial" w:eastAsia="Arial" w:hAnsi="Arial"/>
          <w:sz w:val="19"/>
          <w:szCs w:val="19"/>
        </w:rPr>
        <w:t xml:space="preserve">Any significant deviations or issues identified during the period</w:t>
      </w:r>
    </w:p>
    <w:p>
      <w:pPr>
        <w:pStyle w:val="ListParagraph"/>
        <w:numPr>
          <w:ilvl w:val="0"/>
          <w:numId w:val="2"/>
        </w:numPr>
        <w:spacing w:after="40" w:before="40"/>
      </w:pPr>
      <w:r>
        <w:rPr>
          <w:rFonts w:ascii="Arial" w:cs="Arial" w:eastAsia="Arial" w:hAnsi="Arial"/>
          <w:sz w:val="19"/>
          <w:szCs w:val="19"/>
        </w:rPr>
        <w:t xml:space="preserve">Progress on ESG initiatives and programmes</w:t>
      </w:r>
    </w:p>
    <w:p>
      <w:r>
        <w:rPr>
          <w:rFonts w:ascii="Arial" w:cs="Arial" w:eastAsia="Arial" w:hAnsi="Arial"/>
          <w:sz w:val="19"/>
          <w:szCs w:val="19"/>
        </w:rPr>
        <w:t xml:space="preserve"/>
      </w:r>
    </w:p>
    <w:p>
      <w:pPr>
        <w:pStyle w:val="Heading2"/>
        <w:spacing w:after="80" w:before="200"/>
      </w:pPr>
      <w:r>
        <w:rPr>
          <w:rFonts w:ascii="Arial" w:cs="Arial" w:eastAsia="Arial" w:hAnsi="Arial"/>
          <w:b/>
          <w:bCs/>
          <w:color w:val="2E5FA3"/>
          <w:sz w:val="22"/>
          <w:szCs w:val="22"/>
        </w:rPr>
        <w:t xml:space="preserve">6.2 External Reporting</w:t>
      </w:r>
    </w:p>
    <w:p>
      <w:pPr>
        <w:spacing w:after="80" w:before="80"/>
      </w:pPr>
      <w:r>
        <w:t xml:space="preserve">The bank discloses ESG information externally in its annual report, including the BRSR submission. </w:t>
      </w:r>
      <w:del w:id="71" w:author="TRACE Document Uplift" w:date="2026-05-08T05:48:56+00:00">
        <w:r>
          <w:delText>External reporting should be accurate and consistent with internal records.</w:delText>
        </w:r>
      </w:del>
      <w:commentRangeStart w:id="35"/>
      <w:ins w:id="72" w:author="TRACE Document Uplift" w:date="2026-05-08T05:48:56+00:00">
        <w:r>
          <w:t>External reporting should be accurate and consistent with internal records. For metrics covered by BRSR Core, the ESG Team shall provide the consolidated master file and supporting evidence to the external auditor for independent assurance. All auditor queries and adjustments must be documented.</w:t>
        </w:r>
      </w:ins>
      <w:commentRangeEnd w:id="35"/>
      <w:r>
        <w:commentReference w:id="35"/>
      </w:r>
    </w:p>
    <w:p>
      <w:pPr>
        <w:spacing w:after="80" w:before="80"/>
      </w:pPr>
      <w:r>
        <w:rPr>
          <w:rFonts w:ascii="Arial" w:cs="Arial" w:eastAsia="Arial" w:hAnsi="Arial"/>
          <w:sz w:val="19"/>
          <w:szCs w:val="19"/>
        </w:rPr>
        <w:t xml:space="preserve">Before submission, external reports should be reviewed by the CFO and approved by senior management.</w:t>
      </w:r>
    </w:p>
    <w:p>
      <w:r>
        <w:rPr>
          <w:rFonts w:ascii="Arial" w:cs="Arial" w:eastAsia="Arial" w:hAnsi="Arial"/>
          <w:sz w:val="19"/>
          <w:szCs w:val="19"/>
        </w:rPr>
        <w:t xml:space="preserve"/>
      </w:r>
    </w:p>
    <w:p>
      <w:pPr>
        <w:pStyle w:val="Heading2"/>
        <w:spacing w:after="80" w:before="200"/>
      </w:pPr>
      <w:r>
        <w:rPr>
          <w:rFonts w:ascii="Arial" w:cs="Arial" w:eastAsia="Arial" w:hAnsi="Arial"/>
          <w:b/>
          <w:bCs/>
          <w:color w:val="2E5FA3"/>
          <w:sz w:val="22"/>
          <w:szCs w:val="22"/>
        </w:rPr>
        <w:t xml:space="preserve">6.3 Regulatory Reporting Triggers</w:t>
      </w:r>
    </w:p>
    <w:p>
      <w:pPr>
        <w:spacing w:after="80" w:before="80"/>
      </w:pPr>
      <w:r>
        <w:rPr>
          <w:rFonts w:ascii="Arial" w:cs="Arial" w:eastAsia="Arial" w:hAnsi="Arial"/>
          <w:sz w:val="19"/>
          <w:szCs w:val="19"/>
        </w:rPr>
        <w:t xml:space="preserve">Where ESG-related regulatory requirements exist, the bank should comply with applicable timelines. The ESG team should liaise with Compliance to ensure regulatory obligations are met.</w:t>
      </w:r>
    </w:p>
    <w:p>
      <w:r>
        <w:rPr>
          <w:rFonts w:ascii="Arial" w:cs="Arial" w:eastAsia="Arial" w:hAnsi="Arial"/>
          <w:sz w:val="19"/>
          <w:szCs w:val="19"/>
        </w:rPr>
        <w:t xml:space="preserve"/>
      </w:r>
    </w:p>
    <w:p>
      <w:pPr>
        <w:pStyle w:val="Heading1"/>
        <w:spacing w:after="120" w:before="240"/>
      </w:pPr>
      <w:r>
        <w:rPr>
          <w:rFonts w:ascii="Arial" w:cs="Arial" w:eastAsia="Arial" w:hAnsi="Arial"/>
          <w:b/>
          <w:bCs/>
          <w:color w:val="006B3C"/>
          <w:sz w:val="28"/>
          <w:szCs w:val="28"/>
        </w:rPr>
        <w:t xml:space="preserve">7. Roles and Responsibilities</w:t>
      </w:r>
    </w:p>
    <w:p>
      <w:pPr>
        <w:spacing w:after="80" w:before="80"/>
      </w:pPr>
      <w:r>
        <w:rPr>
          <w:rFonts w:ascii="Arial" w:cs="Arial" w:eastAsia="Arial" w:hAnsi="Arial"/>
          <w:sz w:val="19"/>
          <w:szCs w:val="19"/>
        </w:rPr>
        <w:t xml:space="preserve">The following roles are responsible for ESG data collection and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636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Responsibility</w:t>
            </w:r>
          </w:p>
        </w:tc>
      </w:tr>
      <w:tr>
        <w:tc>
          <w:tcPr>
            <w:tcW w:type="dxa" w:w="3000"/>
            <w:tcBorders>
              <w:top w:val="single" w:color="AAAAAA" w:sz="1"/>
              <w:left w:val="single" w:color="AAAAAA" w:sz="1"/>
              <w:bottom w:val="single" w:color="AAAAAA" w:sz="1"/>
              <w:right w:val="single" w:color="AAAAAA" w:sz="1"/>
            </w:tcBorders>
            <w:shd w:fill="C6EFCE" w:val="clear"/>
            <w:tcMar>
              <w:top w:type="dxa" w:w="60"/>
              <w:left w:type="dxa" w:w="120"/>
              <w:bottom w:type="dxa" w:w="60"/>
              <w:right w:type="dxa" w:w="120"/>
            </w:tcMar>
          </w:tcPr>
          <w:p>
            <w:r>
              <w:rPr>
                <w:rFonts w:ascii="Arial" w:cs="Arial" w:eastAsia="Arial" w:hAnsi="Arial"/>
                <w:b/>
                <w:bCs/>
                <w:color w:val="000000"/>
                <w:sz w:val="18"/>
                <w:szCs w:val="18"/>
              </w:rPr>
              <w:t xml:space="preserve">ESG / Sustainability Head</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Owns this SOP; coordinates data collection; prepares ESG reports.</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CFO</w:t>
            </w:r>
          </w:p>
        </w:tc>
        <w:tc>
          <w:tcPr>
            <w:tcW w:type="dxa" w:w="6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Reviews and approves external ESG disclosures; oversees ESG data quality.</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CHRO</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Provides Social pillar data including gender diversity, training, and LTIFR.</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Facilities Head</w:t>
            </w:r>
          </w:p>
        </w:tc>
        <w:tc>
          <w:tcPr>
            <w:tcW w:type="dxa" w:w="6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Provides energy, water, and emissions data for owned and leased premises.</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Company Secretary</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Provides Governance data including board composition and remuneration.</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CRO</w:t>
            </w:r>
          </w:p>
        </w:tc>
        <w:tc>
          <w:tcPr>
            <w:tcW w:type="dxa" w:w="6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Provides climate risk and credit risk data relevant to ESG disclosure.</w:t>
            </w:r>
          </w:p>
        </w:tc>
      </w:tr>
    </w:tbl>
    <w:p>
      <w:r>
        <w:rPr>
          <w:rFonts w:ascii="Arial" w:cs="Arial" w:eastAsia="Arial" w:hAnsi="Arial"/>
          <w:sz w:val="19"/>
          <w:szCs w:val="19"/>
        </w:rPr>
        <w:t xml:space="preserve"/>
      </w:r>
    </w:p>
    <w:p>
      <w:pPr>
        <w:pStyle w:val="Heading1"/>
        <w:spacing w:after="120" w:before="240"/>
      </w:pPr>
      <w:r>
        <w:rPr>
          <w:rFonts w:ascii="Arial" w:cs="Arial" w:eastAsia="Arial" w:hAnsi="Arial"/>
          <w:b/>
          <w:bCs/>
          <w:color w:val="006B3C"/>
          <w:sz w:val="28"/>
          <w:szCs w:val="28"/>
        </w:rPr>
        <w:t xml:space="preserve">8. Training and Awareness</w:t>
      </w:r>
    </w:p>
    <w:p>
      <w:pPr>
        <w:spacing w:after="80" w:before="80"/>
      </w:pPr>
      <w:r>
        <w:rPr>
          <w:rFonts w:ascii="Arial" w:cs="Arial" w:eastAsia="Arial" w:hAnsi="Arial"/>
          <w:sz w:val="19"/>
          <w:szCs w:val="19"/>
        </w:rPr>
        <w:t xml:space="preserve">All staff involved in ESG data collection should be aware of their responsibilities under this SOP. The ESG team will provide guidance and support as required.</w:t>
      </w:r>
    </w:p>
    <w:p>
      <w:pPr>
        <w:spacing w:after="80" w:before="80"/>
      </w:pPr>
      <w:r>
        <w:rPr>
          <w:rFonts w:ascii="Arial" w:cs="Arial" w:eastAsia="Arial" w:hAnsi="Arial"/>
          <w:sz w:val="19"/>
          <w:szCs w:val="19"/>
        </w:rPr>
        <w:t xml:space="preserve">Training on ESG reporting requirements will be provided when significant changes to regulatory requirements occur.</w:t>
      </w:r>
    </w:p>
    <w:p>
      <w:r>
        <w:rPr>
          <w:rFonts w:ascii="Arial" w:cs="Arial" w:eastAsia="Arial" w:hAnsi="Arial"/>
          <w:sz w:val="19"/>
          <w:szCs w:val="19"/>
        </w:rPr>
        <w:t xml:space="preserve"/>
      </w:r>
    </w:p>
    <w:p>
      <w:pPr>
        <w:pStyle w:val="Heading1"/>
        <w:spacing w:after="120" w:before="240"/>
      </w:pPr>
      <w:r>
        <w:rPr>
          <w:rFonts w:ascii="Arial" w:cs="Arial" w:eastAsia="Arial" w:hAnsi="Arial"/>
          <w:b/>
          <w:bCs/>
          <w:color w:val="006B3C"/>
          <w:sz w:val="28"/>
          <w:szCs w:val="28"/>
        </w:rPr>
        <w:t xml:space="preserve">9. Document Review</w:t>
      </w:r>
    </w:p>
    <w:p>
      <w:pPr>
        <w:spacing w:after="80" w:before="80"/>
      </w:pPr>
      <w:r>
        <w:rPr>
          <w:rFonts w:ascii="Arial" w:cs="Arial" w:eastAsia="Arial" w:hAnsi="Arial"/>
          <w:sz w:val="19"/>
          <w:szCs w:val="19"/>
        </w:rPr>
        <w:t xml:space="preserve">This SOP will be reviewed annually or when significant changes occur to ESG reporting requirements or the bank's ESG strategy.</w:t>
      </w:r>
    </w:p>
    <w:p>
      <w:pPr>
        <w:spacing w:after="80" w:before="80"/>
      </w:pPr>
      <w:r>
        <w:rPr>
          <w:rFonts w:ascii="Arial" w:cs="Arial" w:eastAsia="Arial" w:hAnsi="Arial"/>
          <w:sz w:val="19"/>
          <w:szCs w:val="19"/>
        </w:rPr>
        <w:t xml:space="preserve">The ESG Head is responsible for maintaining this document.</w:t>
      </w:r>
    </w:p>
    <w:p>
      <w:r>
        <w:rPr>
          <w:rFonts w:ascii="Arial" w:cs="Arial" w:eastAsia="Arial" w:hAnsi="Arial"/>
          <w:sz w:val="19"/>
          <w:szCs w:val="19"/>
        </w:rPr>
        <w:t xml:space="preserve"/>
      </w:r>
    </w:p>
    <w:p>
      <w:pPr>
        <w:pStyle w:val="Heading1"/>
        <w:spacing w:after="120" w:before="240"/>
      </w:pPr>
      <w:r>
        <w:rPr>
          <w:rFonts w:ascii="Arial" w:cs="Arial" w:eastAsia="Arial" w:hAnsi="Arial"/>
          <w:b/>
          <w:bCs/>
          <w:color w:val="006B3C"/>
          <w:sz w:val="28"/>
          <w:szCs w:val="28"/>
        </w:rPr>
        <w:t xml:space="preserve">Appendix A – Key ESG Regulatory References</w:t>
      </w:r>
    </w:p>
    <w:p>
      <w:pPr>
        <w:spacing w:after="80" w:before="80"/>
      </w:pPr>
      <w:r>
        <w:rPr>
          <w:rFonts w:ascii="Arial" w:cs="Arial" w:eastAsia="Arial" w:hAnsi="Arial"/>
          <w:sz w:val="19"/>
          <w:szCs w:val="19"/>
        </w:rPr>
        <w:t xml:space="preserve">The table below lists key regulatory and reporting frameworks relevant to the bank's ESG reporting obligations.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Regulation / Framework</w:t>
            </w:r>
          </w:p>
        </w:tc>
        <w:tc>
          <w:tcPr>
            <w:tcW w:type="dxa" w:w="396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Applicability</w:t>
            </w:r>
          </w:p>
        </w:tc>
        <w:tc>
          <w:tcPr>
            <w:tcW w:type="dxa" w:w="300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Responsible Team</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SEBI BRSR</w:t>
            </w:r>
          </w:p>
        </w:tc>
        <w:tc>
          <w:tcPr>
            <w:tcW w:type="dxa" w:w="39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Annual ESG disclosure for listed entities</w:t>
            </w:r>
          </w:p>
        </w:tc>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ESG / Compliance</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SEBI BRSR Core</w:t>
            </w:r>
          </w:p>
        </w:tc>
        <w:tc>
          <w:tcPr>
            <w:tcW w:type="dxa" w:w="3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Enhanced metrics with mandatory assurance</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ESG / CFO</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RBI Climate Risk</w:t>
            </w:r>
          </w:p>
        </w:tc>
        <w:tc>
          <w:tcPr>
            <w:tcW w:type="dxa" w:w="39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Climate risk disclosure and stress testing</w:t>
            </w:r>
          </w:p>
        </w:tc>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CRO / ESG</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TCFD</w:t>
            </w:r>
          </w:p>
        </w:tc>
        <w:tc>
          <w:tcPr>
            <w:tcW w:type="dxa" w:w="3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Voluntary (becoming mandatory via SEBI)</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ESG / CRO</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GRI Standards</w:t>
            </w:r>
          </w:p>
        </w:tc>
        <w:tc>
          <w:tcPr>
            <w:tcW w:type="dxa" w:w="39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Sustainability report framework</w:t>
            </w:r>
          </w:p>
        </w:tc>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ESG</w:t>
            </w:r>
          </w:p>
        </w:tc>
      </w:tr>
    </w:tbl>
    <w:p>
      <w:r>
        <w:rPr>
          <w:rFonts w:ascii="Arial" w:cs="Arial" w:eastAsia="Arial" w:hAnsi="Arial"/>
          <w:sz w:val="19"/>
          <w:szCs w:val="19"/>
        </w:rPr>
        <w:t xml:space="preserve"/>
      </w:r>
    </w:p>
    <w:p>
      <w:r>
        <w:rPr>
          <w:rFonts w:ascii="Arial" w:cs="Arial" w:eastAsia="Arial" w:hAnsi="Arial"/>
          <w:sz w:val="19"/>
          <w:szCs w:val="19"/>
        </w:rPr>
        <w:t xml:space="preserve"/>
      </w:r>
    </w:p>
    <w:p>
      <w:commentRangeStart w:id="12"/>
      <w:ins w:id="26" w:author="TRACE Document Uplift" w:date="2026-05-08T05:48:55+00:00">
        <w:r>
          <w:t>Update the procedure to address the open issue for Complete loan book physical risk heatmap by FY25; integrate climate VaR into ICAAP, including owner, resolution criteria, escalation path, due date or review cadence, and retained evidence.</w:t>
        </w:r>
      </w:ins>
      <w:commentRangeEnd w:id="12"/>
      <w:r>
        <w:commentReference w:id="12"/>
      </w:r>
    </w:p>
    <w:p>
      <w:commentRangeStart w:id="16"/>
      <w:ins w:id="34" w:author="TRACE Document Uplift" w:date="2026-05-08T05:48:56+00:00">
        <w:r>
          <w:t>Update the procedure to address the open issue for Set business unit-level diversity targets; link 10% of BU head bonus to D&amp;I KPIs, including owner, resolution criteria, escalation path, due date or review cadence, and retained evidence.</w:t>
        </w:r>
      </w:ins>
      <w:commentRangeEnd w:id="16"/>
      <w:r>
        <w:commentReference w:id="16"/>
      </w:r>
    </w:p>
    <w:p>
      <w:commentRangeStart w:id="18"/>
      <w:ins w:id="38" w:author="TRACE Document Uplift" w:date="2026-05-08T05:48:56+00:00">
        <w:r>
          <w:t>Update the procedure to address the open issue for Add 6-month forward PSL projection; engage PFRDA/NABARD partnership for agri-PSL pipeline, including owner, resolution criteria, escalation path, due date or review cadence, and retained evidence.</w:t>
        </w:r>
      </w:ins>
      <w:commentRangeEnd w:id="18"/>
      <w:r>
        <w:commentReference w:id="18"/>
      </w:r>
    </w:p>
    <w:p>
      <w:commentRangeStart w:id="19"/>
      <w:ins w:id="40" w:author="TRACE Document Uplift" w:date="2026-05-08T05:48:56+00:00">
        <w:r>
          <w:t>Update the procedure to address the open issue for Align supplier questionnaire to BRSR Core; complete 100% critical supplier assessment by FY26, including owner, resolution criteria, escalation path, due date or review cadence, and retained evidence.</w:t>
        </w:r>
      </w:ins>
      <w:commentRangeEnd w:id="19"/>
      <w:r>
        <w:commentReference w:id="19"/>
      </w:r>
    </w:p>
    <w:p>
      <w:commentRangeStart w:id="21"/>
      <w:ins w:id="44" w:author="TRACE Document Uplift" w:date="2026-05-08T05:48:56+00:00">
        <w:r>
          <w:t>Update the procedure to address the open issue for Implement mandatory completion deadline with manager escalation; add role-specific ABC module, including owner, resolution criteria, escalation path, due date or review cadence, and retained evidence.</w:t>
        </w:r>
      </w:ins>
      <w:commentRangeEnd w:id="21"/>
      <w:r>
        <w:commentReference w:id="21"/>
      </w:r>
    </w:p>
    <w:p>
      <w:commentRangeStart w:id="23"/>
      <w:ins w:id="48" w:author="TRACE Document Uplift" w:date="2026-05-08T05:48:56+00:00">
        <w:r>
          <w:t>Update the procedure to address the open issue for Add 2 FTEs to compliance investigation team; implement workflow tool for complaint tracking, including owner, resolution criteria, escalation path, due date or review cadence, and retained evidence.</w:t>
        </w:r>
      </w:ins>
      <w:commentRangeEnd w:id="23"/>
      <w:r>
        <w:commentReference w:id="23"/>
      </w:r>
    </w:p>
    <w:sectPr>
      <w:pgSz w:w="12240" w:h="15840" w:orient="portrait"/>
      <w:pgMar w:top="1440" w:right="1259" w:bottom="1440" w:left="1259" w:header="708" w:footer="708" w:gutter="0"/>
      <w:pgNumType/>
      <w:docGrid w:linePitch="360"/>
    </w:sectPr>
  </w:body>
</w:document>
</file>

<file path=word/comments.xml><?xml version="1.0" encoding="utf-8"?>
<w:comments xmlns:w="http://schemas.openxmlformats.org/wordprocessingml/2006/main">
  <w:comment w:id="0" w:author="TRACE Document Uplift" w:date="2026-05-08T05:48:56+00:00">
    <w:p>
      <w:r>
        <w:t>Metric or target deviation needs procedure coverage: Physical asset exposure in high-risk zones (₹ Cr).. Why this was suggested: The source row records a material deviation for Physical asset exposure in high-risk zones (₹ Cr): target: Annual review; TCFD scenario-aligned; actual: ₹ 2,840 Cr; status: Open; owner: Credit Risk / CRO. Source document(s): esg_rcm.xlsx - ESG Risk &amp; Controls Matrix row 2 column Current Value (FY24).</w:t>
      </w:r>
    </w:p>
  </w:comment>
  <w:comment w:id="1" w:author="TRACE Document Uplift" w:date="2026-05-08T05:48:56+00:00">
    <w:p>
      <w:r>
        <w:t>Metric or target deviation needs procedure coverage: Financed Scope 3 emissions (tCO2e / ₹ Cr lent).. Why this was suggested: The source row records a material deviation for Financed Scope 3 emissions (tCO2e / ₹ Cr lent): target: Reduce 15% by FY27 vs FY24 baseline; actual: Baseline FY24: 48 tCO2e/₹Cr; status: Open; owner: Credit Risk / Sustainability. Source document(s): esg_rcm.xlsx - ESG Risk &amp; Controls Matrix row 3 column Current Value (FY24).</w:t>
      </w:r>
    </w:p>
  </w:comment>
  <w:comment w:id="2" w:author="TRACE Document Uplift" w:date="2026-05-08T05:48:56+00:00">
    <w:p>
      <w:r>
        <w:t>Metric or target deviation needs procedure coverage: Scope 1 Emissions (tCO2e).. Why this was suggested: The source row records a material deviation for Scope 1 Emissions (tCO2e): target: ≤ 1,200 tCO2e by FY25; actual: 1,387 tCO2e; status: Open; owner: Facilities / Sustainability Head. Source document(s): esg_rcm.xlsx - ESG Risk &amp; Controls Matrix row 4 column Current Value (FY24).</w:t>
      </w:r>
    </w:p>
  </w:comment>
  <w:comment w:id="3" w:author="TRACE Document Uplift" w:date="2026-05-08T05:48:56+00:00">
    <w:p>
      <w:r>
        <w:t>Metric or target deviation needs procedure coverage: Scope 2 Emissions (tCO2e – market-based).. Why this was suggested: The source row records a material deviation for Scope 2 Emissions (tCO2e – market-based): target: ≤ 3,800 tCO2e by FY26; actual: 4,220 tCO2e; status: Open; owner: Facilities. Source document(s): esg_rcm.xlsx - ESG Risk &amp; Controls Matrix row 5 column Current Value (FY24).</w:t>
      </w:r>
    </w:p>
  </w:comment>
  <w:comment w:id="4" w:author="TRACE Document Uplift" w:date="2026-05-08T05:48:56+00:00">
    <w:p>
      <w:r>
        <w:t>Metric or target deviation needs procedure coverage: Water Consumption (KL/year).. Why this was suggested: The source row records a material deviation for Water Consumption (KL/year): target: ≤ 70,000 KL by FY26; actual: 82,400 KL; status: Monitoring; owner: Facilities. Source document(s): esg_rcm.xlsx - ESG Risk &amp; Controls Matrix row 6 column Current Value (FY24).</w:t>
      </w:r>
    </w:p>
  </w:comment>
  <w:comment w:id="5" w:author="TRACE Document Uplift" w:date="2026-05-08T05:48:56+00:00">
    <w:p>
      <w:r>
        <w:t>Metric or target deviation needs procedure coverage: Projects with incomplete E&amp;S due diligence (% of project finance portfolio).. Why this was suggested: The source row records a material deviation for Projects with incomplete E&amp;S due diligence (% of project finance portfolio): target: 0% – mandatory IFC PS compliance; actual: 6% of portfolio; status: Open; owner: Project Finance / ESG. Source document(s): esg_rcm.xlsx - ESG Risk &amp; Controls Matrix row 8 column Current Value (FY24).</w:t>
      </w:r>
    </w:p>
  </w:comment>
  <w:comment w:id="6" w:author="TRACE Document Uplift" w:date="2026-05-08T05:48:56+00:00">
    <w:p>
      <w:r>
        <w:t>Metric or target deviation needs procedure coverage: Women in Senior Leadership (%).. Why this was suggested: The source row records a material deviation for Women in Senior Leadership (%): target: ≥ 25% by FY26 (BRSR target); actual: 18%; status: Open; owner: CHRO / D&amp;I Lead. Source document(s): esg_rcm.xlsx - ESG Risk &amp; Controls Matrix row 9 column Current Value (FY24).</w:t>
      </w:r>
    </w:p>
  </w:comment>
  <w:comment w:id="7" w:author="TRACE Document Uplift" w:date="2026-05-08T05:48:56+00:00">
    <w:p>
      <w:r>
        <w:t>Metric or target deviation needs procedure coverage: Lost Time Injury Frequency Rate (LTIFR).. Why this was suggested: The source row records a material deviation for Lost Time Injury Frequency Rate (LTIFR): target: ≤ 0.10 per million hrs; actual: 0.18 per million hrs; status: Monitoring; owner: CHRO / Admin. Source document(s): esg_rcm.xlsx - ESG Risk &amp; Controls Matrix row 10 column Current Value (FY24).</w:t>
      </w:r>
    </w:p>
  </w:comment>
  <w:comment w:id="8" w:author="TRACE Document Uplift" w:date="2026-05-08T05:48:56+00:00">
    <w:p>
      <w:r>
        <w:t>Metric or target deviation needs procedure coverage: Number of confirmed data privacy incidents / year.. Why this was suggested: The source row records a material deviation for Number of confirmed data privacy incidents / year: target: Zero material breaches; actual: 2 (FY24); status: Open; owner: DPO / Legal. Source document(s): esg_rcm.xlsx - ESG Risk &amp; Controls Matrix row 11 column Current Value (FY24).</w:t>
      </w:r>
    </w:p>
  </w:comment>
  <w:comment w:id="9" w:author="TRACE Document Uplift" w:date="2026-05-08T05:48:56+00:00">
    <w:p>
      <w:r>
        <w:t>Metric or target deviation needs procedure coverage: PSL Achievement (% of ANBC).. Why this was suggested: The source row records a material deviation for PSL Achievement (% of ANBC): target: ≥ 40% ANBC (RBI mandate); actual: 38% of ANBC; status: Open; owner: Credit Policy. Source document(s): esg_rcm.xlsx - ESG Risk &amp; Controls Matrix row 12 column Current Value (FY24).</w:t>
      </w:r>
    </w:p>
  </w:comment>
  <w:comment w:id="10" w:author="TRACE Document Uplift" w:date="2026-05-08T05:48:56+00:00">
    <w:p>
      <w:r>
        <w:t>Metric or target deviation needs procedure coverage: Suppliers assessed for ESG/labour standards (% of critical suppliers).. Why this was suggested: The source row records a material deviation for Suppliers assessed for ESG/labour standards (% of critical suppliers): target: 100% critical suppliers assessed by FY26; actual: 42% assessed (FY24); status: Open; owner: Procurement / ESG. Source document(s): esg_rcm.xlsx - ESG Risk &amp; Controls Matrix row 13 column Current Value (FY24).</w:t>
      </w:r>
    </w:p>
  </w:comment>
  <w:comment w:id="11" w:author="TRACE Document Uplift" w:date="2026-05-08T05:48:56+00:00">
    <w:p>
      <w:r>
        <w:t>Metric or target deviation needs procedure coverage: % of senior management variable pay linked to ESG KPIs.. Why this was suggested: The source row records a material deviation for % of senior management variable pay linked to ESG KPIs: target: ≥ 30% by FY26; actual: 20% (FY24); status: Open; owner: Remuneration Committee. Source document(s): esg_rcm.xlsx - ESG Risk &amp; Controls Matrix row 15 column Current Value (FY24).</w:t>
      </w:r>
    </w:p>
  </w:comment>
  <w:comment w:id="12" w:author="TRACE Document Uplift" w:date="2026-05-08T05:48:56+00:00">
    <w:p>
      <w:r>
        <w:t>Open issue should be reflected in the procedure: Complete loan book physical risk heatmap by FY25; integrate climate VaR into ICAAP.. Why this was suggested: The source row is open or unresolved and describes: Key Gap Identified: Scenario analysis not yet integrated into ICAAP capital planning; physical risk heatmap covers only 42% of loan book by value; Recommended Action: Complete loan book physical risk heatmap by FY25; integrate climate VaR into ICAAP. Source document(s): esg_rcm.xlsx - Control Assessment row 2 column Key Gap Identified.</w:t>
      </w:r>
    </w:p>
  </w:comment>
  <w:comment w:id="13" w:author="TRACE Document Uplift" w:date="2026-05-08T05:48:56+00:00">
    <w:p>
      <w:r>
        <w:t>Open issue should be reflected in the procedure: Implement ESG data management platform; automate utility bill ingestion.. Why this was suggested: The source row is open or unresolved and describes: Key Gap Identified: Emissions data collected via manual spreadsheets from 18 regional offices; reconciliation errors found in FY23 data; Recommended Action: Implement ESG data management platform; automate utility bill ingestion. Source document(s): esg_rcm.xlsx - Control Assessment row 3 column Key Gap Identified.</w:t>
      </w:r>
    </w:p>
  </w:comment>
  <w:comment w:id="14" w:author="TRACE Document Uplift" w:date="2026-05-08T05:48:56+00:00">
    <w:p>
      <w:r>
        <w:t>Open issue should be reflected in the procedure: Establish automated impact data collection for next green bond.. Why this was suggested: The source row is open or unresolved and describes: Key Gap Identified: Framework and SPO in place; minor gap: post-issuance impact reporting delayed by 3 months in FY24; Recommended Action: Establish automated impact data collection for next green bond. Source document(s): esg_rcm.xlsx - Control Assessment row 4 column Key Gap Identified.</w:t>
      </w:r>
    </w:p>
  </w:comment>
  <w:comment w:id="15" w:author="TRACE Document Uplift" w:date="2026-05-08T05:48:56+00:00">
    <w:p>
      <w:r>
        <w:t>Open issue should be reflected in the procedure: Hire ESG analyst for project finance; implement mandatory E&amp;S gate in credit approval workflow.. Why this was suggested: The source row is open or unresolved and describes: Key Gap Identified: 6% of project finance portfolio lacks completed E&amp;S assessment; no dedicated E&amp;S specialist on credit team; Recommended Action: Hire ESG analyst for project finance; implement mandatory E&amp;S gate in credit approval workflow. Source document(s): esg_rcm.xlsx - Control Assessment row 5 column Key Gap Identified.</w:t>
      </w:r>
    </w:p>
  </w:comment>
  <w:comment w:id="16" w:author="TRACE Document Uplift" w:date="2026-05-08T05:48:56+00:00">
    <w:p>
      <w:r>
        <w:t>Open issue should be reflected in the procedure: Set business unit-level diversity targets; link 10% of BU head bonus to D&amp;I KPIs.. Why this was suggested: The source row is open or unresolved and describes: Key Gap Identified: Leadership development programme exists but no measurable targets or accountability at business unit head level; Recommended Action: Set business unit-level diversity targets; link 10% of BU head bonus to D&amp;I KPIs. Source document(s): esg_rcm.xlsx - Control Assessment row 6 column Key Gap Identified.</w:t>
      </w:r>
    </w:p>
  </w:comment>
  <w:comment w:id="17" w:author="TRACE Document Uplift" w:date="2026-05-08T05:48:56+00:00">
    <w:p>
      <w:r>
        <w:t>Open issue should be reflected in the procedure: Complete data inventory and retention schedule update by Q1 2025; conduct DPO-led audit.. Why this was suggested: The source row is open or unresolved and describes: Key Gap Identified: Consent management system deployed but data inventory not fully complete; data retention schedule outdated (last reviewed 2021); Recommended Action: Complete data inventory and retention schedule update by Q1 2025; conduct DPO-led audit. Source document(s): esg_rcm.xlsx - Control Assessment row 7 column Key Gap Identified.</w:t>
      </w:r>
    </w:p>
  </w:comment>
  <w:comment w:id="18" w:author="TRACE Document Uplift" w:date="2026-05-08T05:48:56+00:00">
    <w:p>
      <w:r>
        <w:t>Open issue should be reflected in the procedure: Add 6-month forward PSL projection; engage PFRDA/NABARD partnership for agri-PSL pipeline.. Why this was suggested: The source row is open or unresolved and describes: Key Gap Identified: PSL monitoring dashboard provides weekly data but Q4 FY24 gap (38% vs 40%) addressed only in last 3 weeks of year — insufficient lead time; Recommended Action: Add 6-month forward PSL projection; engage PFRDA/NABARD partnership for agri-PSL pipeline. Source document(s): esg_rcm.xlsx - Control Assessment row 8 column Key Gap Identified.</w:t>
      </w:r>
    </w:p>
  </w:comment>
  <w:comment w:id="19" w:author="TRACE Document Uplift" w:date="2026-05-08T05:48:56+00:00">
    <w:p>
      <w:r>
        <w:t>Open issue should be reflected in the procedure: Align supplier questionnaire to BRSR Core; complete 100% critical supplier assessment by FY26.. Why this was suggested: The source row is open or unresolved and describes: Key Gap Identified: Only 42% of critical suppliers assessed; questionnaire not validated against BRSR value chain disclosure requirements; Recommended Action: Align supplier questionnaire to BRSR Core; complete 100% critical supplier assessment by FY26. Source document(s): esg_rcm.xlsx - Control Assessment row 9 column Key Gap Identified.</w:t>
      </w:r>
    </w:p>
  </w:comment>
  <w:comment w:id="20" w:author="TRACE Document Uplift" w:date="2026-05-08T05:48:56+00:00">
    <w:p>
      <w:r>
        <w:t>Open issue should be reflected in the procedure: Define quantitative ESG KPI thresholds; add clawback clause to remuneration policy.. Why this was suggested: The source row is open or unresolved and describes: Key Gap Identified: ESG KPIs in MD/CEO scorecard are qualitative and not objectively measurable; no clawback provision for ESG target failure; Recommended Action: Define quantitative ESG KPI thresholds; add clawback clause to remuneration policy. Source document(s): esg_rcm.xlsx - Control Assessment row 10 column Key Gap Identified.</w:t>
      </w:r>
    </w:p>
  </w:comment>
  <w:comment w:id="21" w:author="TRACE Document Uplift" w:date="2026-05-08T05:48:56+00:00">
    <w:p>
      <w:r>
        <w:t>Open issue should be reflected in the procedure: Implement mandatory completion deadline with manager escalation; add role-specific ABC module.. Why this was suggested: The source row is open or unresolved and describes: Key Gap Identified: 87% completion — 13% overdue including 3 branch managers; no refresher for high-risk roles (procurement, treasury); Recommended Action: Implement mandatory completion deadline with manager escalation; add role-specific ABC module. Source document(s): esg_rcm.xlsx - Control Assessment row 11 column Key Gap Identified.</w:t>
      </w:r>
    </w:p>
  </w:comment>
  <w:comment w:id="22" w:author="TRACE Document Uplift" w:date="2026-05-08T05:48:56+00:00">
    <w:p>
      <w:r>
        <w:t>Open issue should be reflected in the procedure: Extend assurance scope to 100% BRSR Core including Scope 3 and supply chain by FY25 filing.. Why this was suggested: The source row is open or unresolved and describes: Key Gap Identified: Limited assurance covers 60% of BRSR Core metrics; Scope 3 emissions and supply chain data excluded from assurance scope; Recommended Action: Extend assurance scope to 100% BRSR Core including Scope 3 and supply chain by FY25 filing. Source document(s): esg_rcm.xlsx - Control Assessment row 12 column Key Gap Identified.</w:t>
      </w:r>
    </w:p>
  </w:comment>
  <w:comment w:id="23" w:author="TRACE Document Uplift" w:date="2026-05-08T05:48:56+00:00">
    <w:p>
      <w:r>
        <w:t>Open issue should be reflected in the procedure: Add 2 FTEs to compliance investigation team; implement workflow tool for complaint tracking.. Why this was suggested: The source row is open or unresolved and describes: Key Gap Identified: 22% of complaints not resolved within 60-day SLA; root cause: insufficient investigator capacity in compliance team; Recommended Action: Add 2 FTEs to compliance investigation team; implement workflow tool for complaint tracking. Source document(s): esg_rcm.xlsx - Control Assessment row 13 column Key Gap Identified.</w:t>
      </w:r>
    </w:p>
  </w:comment>
  <w:comment w:id="24" w:author="TRACE Document Uplift" w:date="2026-05-08T05:48:56+00:00">
    <w:p>
      <w:r>
        <w:t>Metric or target deviation needs procedure coverage: ABC Training Completion (%).. Why this was suggested: The source row records a material deviation for ABC Training Completion (%): target: 100%; actual: 74%; deviation: -26.0%; status: Closed. Source document(s): esg_metric_deviation_log.xlsx - Metric Deviation Log row 4 column Deviation (%).</w:t>
      </w:r>
    </w:p>
  </w:comment>
  <w:comment w:id="25" w:author="TRACE Document Uplift" w:date="2026-05-08T05:48:56+00:00">
    <w:p>
      <w:r>
        <w:t>Metric or target deviation needs procedure coverage: Financed Emissions – Oil &amp; Gas Sector (tCO2e / ₹ Cr).. Why this was suggested: The source row records a material deviation for Financed Emissions – Oil &amp; Gas Sector (tCO2e / ₹ Cr): target: ≤ 48.0; actual: 62.4; deviation: 30.0%; status: Closed. Source document(s): esg_metric_deviation_log.xlsx - Metric Deviation Log row 5 column Deviation (%).</w:t>
      </w:r>
    </w:p>
  </w:comment>
  <w:comment w:id="26" w:author="TRACE Document Uplift" w:date="2026-05-08T05:48:56+00:00">
    <w:p>
      <w:r>
        <w:t>Metric or target deviation needs procedure coverage: Customer Complaint Resolution ≤ 30 days (%).. Why this was suggested: The source row records a material deviation for Customer Complaint Resolution ≤ 30 days (%): target: ≥ 90%; actual: 71%; deviation: -21.1%; status: Closed. Source document(s): esg_metric_deviation_log.xlsx - Metric Deviation Log row 6 column Deviation (%).</w:t>
      </w:r>
    </w:p>
  </w:comment>
  <w:comment w:id="27" w:author="TRACE Document Uplift" w:date="2026-05-08T05:48:56+00:00">
    <w:p>
      <w:r>
        <w:t>Metric or target deviation needs procedure coverage: Water Consumption (KL).. Why this was suggested: The source row records a material deviation for Water Consumption (KL): target: ≤ 17,500 per quarter; actual: 22,100 (Q1 alone); deviation: +26.3%; status: Closed. Source document(s): esg_metric_deviation_log.xlsx - Metric Deviation Log row 8 column Deviation (%).</w:t>
      </w:r>
    </w:p>
  </w:comment>
  <w:comment w:id="28" w:author="TRACE Document Uplift" w:date="2026-05-08T05:48:56+00:00">
    <w:p>
      <w:r>
        <w:t>Metric or target deviation needs procedure coverage: Whistleblower SLA ≤ 60 days (%).. Why this was suggested: The source row records a material deviation for Whistleblower SLA ≤ 60 days (%): target: ≥ 95%; actual: 64%; deviation: -32.6%; status: Closed. Source document(s): esg_metric_deviation_log.xlsx - Metric Deviation Log row 9 column Deviation (%).</w:t>
      </w:r>
    </w:p>
  </w:comment>
  <w:comment w:id="29" w:author="TRACE Document Uplift" w:date="2026-05-08T05:48:56+00:00">
    <w:p>
      <w:r>
        <w:t>Metric or target deviation needs procedure coverage: LTIFR (per million hrs worked).. Why this was suggested: The source row records a material deviation for LTIFR (per million hrs worked): target: ≤ 0.10; actual: 0.32; deviation: +220%; status: Closed. Source document(s): esg_metric_deviation_log.xlsx - Metric Deviation Log row 10 column Deviation (%).</w:t>
      </w:r>
    </w:p>
  </w:comment>
  <w:comment w:id="30" w:author="TRACE Document Uplift" w:date="2026-05-08T05:48:56+00:00">
    <w:p>
      <w:r>
        <w:t>Metric or target deviation needs procedure coverage: BRSR Scope 3 Emissions – Business Travel (tCO2e).. Why this was suggested: The source row records a material deviation for BRSR Scope 3 Emissions – Business Travel (tCO2e): target: Required for BRSR Core; actual: Data unavailable; deviation: N/A – Data Gap; status: Closed. Source document(s): esg_metric_deviation_log.xlsx - Metric Deviation Log row 11 column Deviation (%).</w:t>
      </w:r>
    </w:p>
  </w:comment>
  <w:comment w:id="31" w:author="TRACE Document Uplift" w:date="2026-05-08T05:48:56+00:00">
    <w:p>
      <w:r>
        <w:t>Metric or target deviation needs procedure coverage: Independent Directors (% of Board).. Why this was suggested: The source row records a material deviation for Independent Directors (% of Board): target: ≥ 50% (SEBI LODR); actual: 47%; deviation: -6.0%; status: Closed. Source document(s): esg_metric_deviation_log.xlsx - Metric Deviation Log row 12 column Deviation (%).</w:t>
      </w:r>
    </w:p>
  </w:comment>
  <w:comment w:id="32" w:author="TRACE Document Uplift" w:date="2026-05-08T05:48:56+00:00">
    <w:p>
      <w:r>
        <w:t>Define Quantitative Deviation Thresholds. Why this was suggested: The current SOP relies on 'judgement' to determine significance. In a banking environment, auditors require objective thresholds (e.g., +/- 5% variance from target or prior year) to ensure consistency in deviation reporting. Source document(s): esg_reporting_sop.docx.</w:t>
      </w:r>
    </w:p>
  </w:comment>
  <w:comment w:id="33" w:author="TRACE Document Uplift" w:date="2026-05-08T05:48:56+00:00">
    <w:p>
      <w:r>
        <w:t>Implement Four-Eyes Check on Data Submission. Why this was suggested: Section 4.2 lacks a validation step before consolidation. Data should be verified by a department head within the contributing function before being sent to the ESG team to ensure 'Accuracy at Source'. Source document(s): esg_reporting_sop.docx.</w:t>
      </w:r>
    </w:p>
  </w:comment>
  <w:comment w:id="34" w:author="TRACE Document Uplift" w:date="2026-05-08T05:48:56+00:00">
    <w:p>
      <w:r>
        <w:t>Specify Data Evidence Requirements. Why this was suggested: The table in Section 3 lists data sources but not the specific evidence required for audit trails (e.g., PDF of bills, system screenshots). Source document(s): esg_reporting_sop.docx.</w:t>
      </w:r>
    </w:p>
  </w:comment>
  <w:comment w:id="35" w:author="TRACE Document Uplift" w:date="2026-05-08T05:48:56+00:00">
    <w:p>
      <w:r>
        <w:t>Formalize External Assurance Interaction. Why this was suggested: Section 3 mentions BRSR Core Assurance, but the process steps (4.2 and 5.2) do not describe how the bank interacts with the external auditor or provides them with the 'audit trail'. Source document(s): esg_reporting_sop.docx.</w:t>
      </w:r>
    </w:p>
  </w:comment>
  <w:comment w:id="36" w:author="TRACE Document Uplift" w:date="2026-05-08T05:48:56+00:00">
    <w:p>
      <w:r>
        <w:t>Add an accountability matrix for multi-role activities. Why this was suggested: The procedure involves multiple roles and hand-offs but does not define Responsible, Accountable, Consulted, and Informed ownership. Source document(s): esg_reporting_sop.docx.</w:t>
      </w:r>
    </w:p>
  </w:comment>
  <w:comment w:id="37" w:author="TRACE Document Uplift" w:date="2026-05-08T05:48:56+00:00">
    <w:p>
      <w:r>
        <w:t>Define classification criteria for referenced levels. Why this was suggested: The documents reference levels or categories, but the procedure does not define the objective criteria used to classify them. Source document(s): esg_reporting_sop.docx.</w:t>
      </w:r>
    </w:p>
  </w:comment>
  <w:comment w:id="38" w:author="TRACE Document Uplift" w:date="2026-05-08T05:48:56+00:00">
    <w:p>
      <w:r>
        <w:t>Define escalation triggers and timeframes. Why this was suggested: The procedure uses escalation or notification language with vague timing, which makes execution and testing inconsistent. Source document(s): esg_reporting_sop.docx.</w:t>
      </w:r>
    </w:p>
  </w:comment>
  <w:comment w:id="39" w:author="TRACE Document Uplift" w:date="2026-05-08T05:48:56+00:00">
    <w:p>
      <w:r>
        <w:t>Add a post-event review and closure control. Why this was suggested: The procedure describes events or remediation but does not define a structured closure review to confirm root cause, lessons learned, and action completion. Source document(s): esg_reporting_sop.docx.</w:t>
      </w:r>
    </w:p>
  </w:comment>
  <w:comment w:id="40" w:author="TRACE Document Uplift" w:date="2026-05-08T05:48:56+00:00">
    <w:p>
      <w:r>
        <w:t>Add document control metadata. Why this was suggested: The procedure does not clearly define document ownership, versioning, and review cadence. Source document(s): esg_reporting_sop.docx.</w:t>
      </w:r>
    </w:p>
  </w:comment>
  <w:comment w:id="41" w:author="TRACE Document Uplift" w:date="2026-05-08T05:48:56+00:00">
    <w:p>
      <w:r>
        <w:t>Add an obligation calendar for external or internal requirements. Why this was suggested: Supporting documents reference obligations or frameworks, but the procedure does not define a structured calendar of triggers, owners, deadlines, and evidence. Source document(s): esg_reporting_sop.docx.</w:t>
      </w:r>
    </w:p>
  </w:comment>
  <w:comment w:id="42" w:author="TRACE Document Uplift" w:date="2026-05-08T05:48:56+00:00">
    <w:p>
      <w:r>
        <w:t>Add a metric ownership and validation matrix. Why this was suggested: Supporting documents contain metrics, targets, or thresholds, but the procedure does not define owners, source systems, validation, deadlines, and retained evidence for each data element. Source document(s): esg_reporting_sop.docx.</w:t>
      </w:r>
    </w:p>
  </w:comment>
  <w:comment w:id="43" w:author="TRACE Document Uplift" w:date="2026-05-08T05:48:56+00:00">
    <w:p>
      <w:r>
        <w:t>Link thresholds and exceptions to risk appetite. Why this was suggested: The documents contain risk and threshold signals, but the procedure does not explain how breaches map to appetite, tolerance, or management action. Source document(s): esg_reporting_sop.docx.</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06B3C"/>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5FA3"/>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2026-05-07T21:05:10.247Z</dcterms:created>
  <dcterms:modified xsi:type="dcterms:W3CDTF">2026-05-07T21:05:10.248Z</dcterms:modified>
</cp:coreProperties>
</file>

<file path=docProps/custom.xml><?xml version="1.0" encoding="utf-8"?>
<Properties xmlns="http://schemas.openxmlformats.org/officeDocument/2006/custom-properties" xmlns:vt="http://schemas.openxmlformats.org/officeDocument/2006/docPropsVTypes"/>
</file>