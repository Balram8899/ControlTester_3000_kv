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F3864"/>
          <w:sz w:val="40"/>
          <w:szCs w:val="40"/>
        </w:rPr>
        <w:t xml:space="preserve">CYBER INCIDENT RESPONSE</w:t>
      </w:r>
    </w:p>
    <w:p>
      <w:pPr>
        <w:spacing w:after="480" w:before="0"/>
        <w:jc w:val="center"/>
      </w:pPr>
      <w:r>
        <w:rPr>
          <w:rFonts w:ascii="Arial" w:cs="Arial" w:eastAsia="Arial" w:hAnsi="Arial"/>
          <w:color w:val="2E5FA3"/>
          <w:sz w:val="28"/>
          <w:szCs w:val="28"/>
        </w:rPr>
        <w:t xml:space="preserve">Standard Operating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Title</w:t>
            </w:r>
          </w:p>
        </w:tc>
        <w:tc>
          <w:tcPr>
            <w:tcW w:type="dxa" w:w="63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Cyber Incident Response Standard Operating Procedure</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ID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SOP-CSIRT-001</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1.2</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Prepared By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IT Security Team</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Reviewed By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CISO</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March 2024</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Active</w:t>
            </w:r>
          </w:p>
        </w:tc>
      </w:tr>
    </w:tbl>
    <w:p>
      <w:r>
        <w:rPr>
          <w:rFonts w:ascii="Arial" w:cs="Arial" w:eastAsia="Arial" w:hAnsi="Arial"/>
          <w:sz w:val="19"/>
          <w:szCs w:val="19"/>
        </w:rPr>
        <w:t xml:space="preserve"/>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1. Purpose</w:t>
      </w:r>
    </w:p>
    <w:p>
      <w:pPr>
        <w:spacing w:after="80" w:before="80"/>
      </w:pPr>
      <w:r>
        <w:rPr>
          <w:rFonts w:ascii="Arial" w:cs="Arial" w:eastAsia="Arial" w:hAnsi="Arial"/>
          <w:color w:val="000000"/>
          <w:sz w:val="19"/>
          <w:szCs w:val="19"/>
        </w:rPr>
        <w:t xml:space="preserve">This Standard Operating Procedure (SOP) defines the process for detecting, responding to, and recovering from cybersecurity incidents at the bank. The goal is to minimise the impact of security incidents on the bank's operations, customers, and reputation.</w:t>
      </w:r>
    </w:p>
    <w:p>
      <w:pPr>
        <w:spacing w:after="80" w:before="80"/>
      </w:pPr>
      <w:r>
        <w:rPr>
          <w:rFonts w:ascii="Arial" w:cs="Arial" w:eastAsia="Arial" w:hAnsi="Arial"/>
          <w:color w:val="000000"/>
          <w:sz w:val="19"/>
          <w:szCs w:val="19"/>
        </w:rPr>
        <w:t xml:space="preserve">This document should be used by the IT Security team and other relevant stakeholders when a cybersecurity incident is suspected or confirmed.</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2. Scope</w:t>
      </w:r>
    </w:p>
    <w:p>
      <w:pPr>
        <w:spacing w:after="80" w:before="80"/>
      </w:pPr>
      <w:r>
        <w:rPr>
          <w:rFonts w:ascii="Arial" w:cs="Arial" w:eastAsia="Arial" w:hAnsi="Arial"/>
          <w:color w:val="000000"/>
          <w:sz w:val="19"/>
          <w:szCs w:val="19"/>
        </w:rPr>
        <w:t xml:space="preserve">This SOP applies to all cybersecurity incidents affecting the bank's information systems, networks, applications, and data. This includes:</w:t>
      </w:r>
    </w:p>
    <w:p>
      <w:pPr>
        <w:pStyle w:val="ListParagraph"/>
        <w:numPr>
          <w:ilvl w:val="0"/>
          <w:numId w:val="2"/>
        </w:numPr>
        <w:spacing w:after="40" w:before="40"/>
      </w:pPr>
      <w:r>
        <w:rPr>
          <w:rFonts w:ascii="Arial" w:cs="Arial" w:eastAsia="Arial" w:hAnsi="Arial"/>
          <w:sz w:val="19"/>
          <w:szCs w:val="19"/>
        </w:rPr>
        <w:t xml:space="preserve">All IT systems and infrastructure owned or operated by the bank</w:t>
      </w:r>
    </w:p>
    <w:p>
      <w:pPr>
        <w:pStyle w:val="ListParagraph"/>
        <w:numPr>
          <w:ilvl w:val="0"/>
          <w:numId w:val="2"/>
        </w:numPr>
        <w:spacing w:after="40" w:before="40"/>
      </w:pPr>
      <w:r>
        <w:rPr>
          <w:rFonts w:ascii="Arial" w:cs="Arial" w:eastAsia="Arial" w:hAnsi="Arial"/>
          <w:sz w:val="19"/>
          <w:szCs w:val="19"/>
        </w:rPr>
        <w:t xml:space="preserve">Third-party systems that process or store bank data</w:t>
      </w:r>
    </w:p>
    <w:p>
      <w:pPr>
        <w:pStyle w:val="ListParagraph"/>
        <w:numPr>
          <w:ilvl w:val="0"/>
          <w:numId w:val="2"/>
        </w:numPr>
        <w:spacing w:after="40" w:before="40"/>
      </w:pPr>
      <w:r>
        <w:rPr>
          <w:rFonts w:ascii="Arial" w:cs="Arial" w:eastAsia="Arial" w:hAnsi="Arial"/>
          <w:sz w:val="19"/>
          <w:szCs w:val="19"/>
        </w:rPr>
        <w:t xml:space="preserve">All employees, contractors, and vendors who have access to bank systems</w:t>
      </w:r>
    </w:p>
    <w:p>
      <w:pPr>
        <w:spacing w:after="80" w:before="80"/>
      </w:pPr>
      <w:r>
        <w:rPr>
          <w:rFonts w:ascii="Arial" w:cs="Arial" w:eastAsia="Arial" w:hAnsi="Arial"/>
          <w:color w:val="000000"/>
          <w:sz w:val="19"/>
          <w:szCs w:val="19"/>
        </w:rPr>
        <w:t xml:space="preserve">The following are out of scope for this procedure:</w:t>
      </w:r>
    </w:p>
    <w:p>
      <w:pPr>
        <w:pStyle w:val="ListParagraph"/>
        <w:numPr>
          <w:ilvl w:val="0"/>
          <w:numId w:val="2"/>
        </w:numPr>
        <w:spacing w:after="40" w:before="40"/>
      </w:pPr>
      <w:r>
        <w:rPr>
          <w:rFonts w:ascii="Arial" w:cs="Arial" w:eastAsia="Arial" w:hAnsi="Arial"/>
          <w:sz w:val="19"/>
          <w:szCs w:val="19"/>
        </w:rPr>
        <w:t xml:space="preserve">Physical security incidents (refer to the Physical Security policy)</w:t>
      </w:r>
    </w:p>
    <w:p>
      <w:pPr>
        <w:pStyle w:val="ListParagraph"/>
        <w:numPr>
          <w:ilvl w:val="0"/>
          <w:numId w:val="2"/>
        </w:numPr>
        <w:spacing w:after="40" w:before="40"/>
      </w:pPr>
      <w:r>
        <w:rPr>
          <w:rFonts w:ascii="Arial" w:cs="Arial" w:eastAsia="Arial" w:hAnsi="Arial"/>
          <w:sz w:val="19"/>
          <w:szCs w:val="19"/>
        </w:rPr>
        <w:t xml:space="preserve">Fraud incidents not involving a cybersecurity component</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Cybersecurity Incident</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 event that has or may have an adverse effect on the confidentiality, integrity, or availability of information systems or data.</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Threat Actor</w:t>
            </w:r>
          </w:p>
        </w:tc>
        <w:tc>
          <w:tcPr>
            <w:tcW w:type="dxa" w:w="6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 individual, group, or organisation responsible for carrying out a cyberattack.</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Indicator of Compromise (IoC)</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Evidence that a system or network has been compromised, such as unusual network traffic or unexpected file changes.</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SIEM</w:t>
            </w:r>
          </w:p>
        </w:tc>
        <w:tc>
          <w:tcPr>
            <w:tcW w:type="dxa" w:w="6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Security Information and Event Management system used to aggregate and correlate security logs.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RTO</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Recovery Time Objective — the target duration for restoring operations after an incident.</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4. Roles and Responsibilities</w:t>
      </w:r>
    </w:p>
    <w:p>
      <w:pPr>
        <w:spacing w:after="80" w:before="80"/>
      </w:pPr>
      <w:r>
        <w:rPr>
          <w:rFonts w:ascii="Arial" w:cs="Arial" w:eastAsia="Arial" w:hAnsi="Arial"/>
          <w:color w:val="000000"/>
          <w:sz w:val="19"/>
          <w:szCs w:val="19"/>
        </w:rPr>
        <w:t xml:space="preserve">The following roles are involved in the incident response process. Each team should be aware of their responsibilities and be ready to act when an incident occurs.</w:t>
      </w:r>
    </w:p>
    <w:p>
      <w:pPr/>
      <w:commentRangeStart w:id="31"/>
      <w:ins w:id="64" w:author="TRACE Document Uplift" w:date="2026-05-07T21:01:40+00:00">
        <w:r>
          <w:t>Performs biometric access control and CCTV surveillance at all data centre entry points; visitor escort policy enforced.</w:t>
        </w:r>
      </w:ins>
      <w:commentRangeEnd w:id="31"/>
      <w:r>
        <w:commentReference w:id="31"/>
      </w:r>
    </w:p>
    <w:p>
      <w:pPr/>
      <w:commentRangeStart w:id="29"/>
      <w:ins w:id="60" w:author="TRACE Document Uplift" w:date="2026-05-07T21:01:40+00:00">
        <w:r>
          <w:t>Performs transaction monitoring rules with ML-based anomaly detection; customer-level transaction limits enforced; 2FA for high-value transactions.</w:t>
        </w:r>
      </w:ins>
      <w:commentRangeEnd w:id="29"/>
      <w:r>
        <w:commentReference w:id="29"/>
      </w:r>
    </w:p>
    <w:p>
      <w:pPr/>
      <w:commentRangeStart w:id="27"/>
      <w:ins w:id="56" w:author="TRACE Document Uplift" w:date="2026-05-07T21:01:40+00:00">
        <w:r>
          <w:t>Performs quarterly compliance review against regulatory requirements; RBI CSF self-assessment submitted annually.</w:t>
        </w:r>
      </w:ins>
      <w:commentRangeEnd w:id="27"/>
      <w:r>
        <w:commentReference w:id="27"/>
      </w:r>
    </w:p>
    <w:p>
      <w:pPr/>
      <w:commentRangeStart w:id="25"/>
      <w:ins w:id="52" w:author="TRACE Document Uplift" w:date="2026-05-07T21:01:40+00:00">
        <w:r>
          <w:t>Performs sWIFT Customer Security Programme (CSP) controls implemented; dual-operator authorisation for all outgoing SWIFT messages.</w:t>
        </w:r>
      </w:ins>
      <w:commentRangeEnd w:id="25"/>
      <w:r>
        <w:commentReference w:id="25"/>
      </w:r>
    </w:p>
    <w:p>
      <w:pPr/>
      <w:commentRangeStart w:id="23"/>
      <w:ins w:id="48" w:author="TRACE Document Uplift" w:date="2026-05-07T21:01:40+00:00">
        <w:r>
          <w:t>Performs mobile application obfuscation and certificate pinning implemented; RASP (Runtime Application Self-Protection) enabled.</w:t>
        </w:r>
      </w:ins>
      <w:commentRangeEnd w:id="23"/>
      <w:r>
        <w:commentReference w:id="23"/>
      </w:r>
    </w:p>
    <w:p>
      <w:pPr/>
      <w:commentRangeStart w:id="21"/>
      <w:ins w:id="44" w:author="TRACE Document Uplift" w:date="2026-05-07T21:01:40+00:00">
        <w:r>
          <w:t>Performs annual VAPT by approved third-party vendor; SAST/DAST integrated into SDLC pipeline; WAF rules updated quarterly.</w:t>
        </w:r>
      </w:ins>
      <w:commentRangeEnd w:id="21"/>
      <w:r>
        <w:commentReference w:id="21"/>
      </w:r>
    </w:p>
    <w:p>
      <w:pPr/>
      <w:commentRangeStart w:id="19"/>
      <w:ins w:id="40" w:author="TRACE Document Uplift" w:date="2026-05-07T21:01:40+00:00">
        <w:r>
          <w:t>Performs monthly patch cycle for standard systems; emergency patching within 72 hours for CVSS ≥ 9.0 vulnerabilities.</w:t>
        </w:r>
      </w:ins>
      <w:commentRangeEnd w:id="19"/>
      <w:r>
        <w:commentReference w:id="19"/>
      </w:r>
    </w:p>
    <w:p>
      <w:pPr/>
      <w:commentRangeStart w:id="17"/>
      <w:ins w:id="36" w:author="TRACE Document Uplift" w:date="2026-05-07T21:01:40+00:00">
        <w:r>
          <w:t>Performs data Loss Prevention (DLP) solution deployed on email and web gateways; USB storage ports disabled on employee workstations.</w:t>
        </w:r>
      </w:ins>
      <w:commentRangeEnd w:id="17"/>
      <w:r>
        <w:commentReference w:id="17"/>
      </w:r>
    </w:p>
    <w:p>
      <w:pPr/>
      <w:commentRangeStart w:id="15"/>
      <w:ins w:id="32" w:author="TRACE Document Uplift" w:date="2026-05-07T21:01:40+00:00">
        <w:r>
          <w:t>Performs dDoS mitigation service (scrubbing centre) contracted with ISP; rate limiting and WAF rules configured.</w:t>
        </w:r>
      </w:ins>
      <w:commentRangeEnd w:id="15"/>
      <w:r>
        <w:commentReference w:id="15"/>
      </w:r>
    </w:p>
    <w:p>
      <w:pPr/>
      <w:commentRangeStart w:id="13"/>
      <w:ins w:id="28" w:author="TRACE Document Uplift" w:date="2026-05-07T21:01:40+00:00">
        <w:r>
          <w:t>Performs vendor risk assessment and third-party penetration testing conducted prior to onboarding and annually thereafter.</w:t>
        </w:r>
      </w:ins>
      <w:commentRangeEnd w:id="13"/>
      <w:r>
        <w:commentReference w:id="13"/>
      </w:r>
    </w:p>
    <w:p>
      <w:pPr/>
      <w:commentRangeStart w:id="11"/>
      <w:ins w:id="24" w:author="TRACE Document Uplift" w:date="2026-05-07T21:01:40+00:00">
        <w:r>
          <w:t>Performs quarterly Privileged Access Review (PAR) conducted by IAM and business unit owners; separation of duties enforced in core banking.</w:t>
        </w:r>
      </w:ins>
      <w:commentRangeEnd w:id="11"/>
      <w:r>
        <w:commentReference w:id="11"/>
      </w:r>
    </w:p>
    <w:p>
      <w:pPr>
        <w:spacing w:after="60" w:before="60"/>
      </w:pPr>
      <w:r>
        <w:rPr>
          <w:rFonts w:ascii="Arial" w:cs="Arial" w:eastAsia="Arial" w:hAnsi="Arial"/>
          <w:b/>
          <w:bCs/>
          <w:color w:val="C00000"/>
          <w:sz w:val="18"/>
          <w:szCs w:val="18"/>
        </w:rPr>
        <w:t xml:space="preserve">Note: </w:t>
      </w:r>
      <w:r>
        <w:rPr>
          <w:rFonts w:ascii="Arial" w:cs="Arial" w:eastAsia="Arial" w:hAnsi="Arial"/>
          <w:i/>
          <w:iCs/>
          <w:color w:val="595959"/>
          <w:sz w:val="18"/>
          <w:szCs w:val="18"/>
        </w:rPr>
        <w:t xml:space="preserve">A formal RACI matrix has not been defined. Ownership may be unclear during multi-team incidents.</w:t>
      </w:r>
    </w:p>
    <w:p>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6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Responsibilities</w:t>
            </w:r>
          </w:p>
        </w:tc>
      </w:tr>
      <w:tr>
        <w:tc>
          <w:tcPr>
            <w:tcW w:type="dxa" w:w="30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CISO</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Overall accountability for cybersecurity. Should be informed of significant incidents.</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IT Security Team / SOC</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Monitors security alerts, conducts triage, coordinates response activities.</w:t>
            </w:r>
            <w:r>
              <w:t xml:space="preserve"> </w:t>
            </w:r>
            <w:commentRangeStart w:id="9"/>
            <w:ins w:id="20" w:author="TRACE Document Uplift" w:date="2026-05-07T21:01:40+00:00">
              <w:r>
                <w:t>Performs endpoint Detection &amp; Response (EDR) deployed across all managed endpoints with real-time alerting to SOC.</w:t>
              </w:r>
            </w:ins>
            <w:commentRangeEnd w:id="9"/>
            <w:r>
              <w:commentReference w:id="9"/>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Incident Response Manager</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Manages the response process and communication during an incident. Usually the IT Security Head.</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IT Operations</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Supports containment and recovery activities as directed by the security team.</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Legal / Compliance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Advises on regulatory and legal obligations. Involved when required.</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Senior Management</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Should be kept informed of major incidents that affect the business.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HR Department</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Involved in cases where an employee is suspected of wrongdoing.</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5. Incident Classification</w:t>
      </w:r>
    </w:p>
    <w:p>
      <w:pPr>
        <w:spacing w:after="80" w:before="80"/>
      </w:pPr>
      <w:r>
        <w:rPr>
          <w:rFonts w:ascii="Arial" w:cs="Arial" w:eastAsia="Arial" w:hAnsi="Arial"/>
          <w:color w:val="000000"/>
          <w:sz w:val="19"/>
          <w:szCs w:val="19"/>
        </w:rPr>
        <w:t xml:space="preserve">Not all security events are incidents. When an alert is received, the SOC analyst should assess whether it represents a genuine incident or a false positive.</w:t>
      </w:r>
    </w:p>
    <w:p>
      <w:pPr/>
      <w:commentRangeStart w:id="30"/>
      <w:ins w:id="62" w:author="TRACE Document Uplift" w:date="2026-05-07T21:01:40+00:00">
        <w:r>
          <w:t>The Physical Security performs biometric access control and CCTV surveillance at all data centre entry points; visitor escort policy enforced. Retained evidence includes the relevant evidence.</w:t>
        </w:r>
      </w:ins>
      <w:commentRangeEnd w:id="30"/>
      <w:r>
        <w:commentReference w:id="30"/>
      </w:r>
    </w:p>
    <w:p>
      <w:pPr/>
      <w:commentRangeStart w:id="28"/>
      <w:ins w:id="58" w:author="TRACE Document Uplift" w:date="2026-05-07T21:01:40+00:00">
        <w:r>
          <w:t>The Fraud Risk performs transaction monitoring rules with ML-based anomaly detection; customer-level transaction limits enforced; 2FA for high-value transactions. Retained evidence includes the relevant evidence.</w:t>
        </w:r>
      </w:ins>
      <w:commentRangeEnd w:id="28"/>
      <w:r>
        <w:commentReference w:id="28"/>
      </w:r>
    </w:p>
    <w:p>
      <w:pPr/>
      <w:commentRangeStart w:id="26"/>
      <w:ins w:id="54" w:author="TRACE Document Uplift" w:date="2026-05-07T21:01:40+00:00">
        <w:r>
          <w:t>The Compliance performs quarterly compliance review against regulatory requirements; RBI CSF self-assessment submitted annually. Retained evidence includes the relevant evidence.</w:t>
        </w:r>
      </w:ins>
      <w:commentRangeEnd w:id="26"/>
      <w:r>
        <w:commentReference w:id="26"/>
      </w:r>
    </w:p>
    <w:p>
      <w:pPr/>
      <w:commentRangeStart w:id="24"/>
      <w:ins w:id="50" w:author="TRACE Document Uplift" w:date="2026-05-07T21:01:40+00:00">
        <w:r>
          <w:t>The Treasury IT performs sWIFT Customer Security Programme (CSP) controls implemented; dual-operator authorisation for all outgoing SWIFT messages. Retained evidence includes the relevant evidence.</w:t>
        </w:r>
      </w:ins>
      <w:commentRangeEnd w:id="24"/>
      <w:r>
        <w:commentReference w:id="24"/>
      </w:r>
    </w:p>
    <w:p>
      <w:pPr/>
      <w:commentRangeStart w:id="22"/>
      <w:ins w:id="46" w:author="TRACE Document Uplift" w:date="2026-05-07T21:01:40+00:00">
        <w:r>
          <w:t>Procedure update: The Mobile AppSec performs mobile application obfuscation and certificate pinning implemented; RASP (Runtime Application Self-Protection) enabled. Retained evidence includes the relevant evidence.</w:t>
        </w:r>
      </w:ins>
      <w:commentRangeEnd w:id="22"/>
      <w:r>
        <w:commentReference w:id="22"/>
      </w:r>
    </w:p>
    <w:p>
      <w:pPr/>
      <w:commentRangeStart w:id="20"/>
      <w:ins w:id="42" w:author="TRACE Document Uplift" w:date="2026-05-07T21:01:40+00:00">
        <w:r>
          <w:t>The AppSec performs annual VAPT by approved third-party vendor; SAST/DAST integrated into SDLC pipeline; WAF rules updated quarterly. Retained evidence includes the relevant evidence.</w:t>
        </w:r>
      </w:ins>
      <w:commentRangeEnd w:id="20"/>
      <w:r>
        <w:commentReference w:id="20"/>
      </w:r>
    </w:p>
    <w:p>
      <w:pPr/>
      <w:commentRangeStart w:id="18"/>
      <w:ins w:id="38" w:author="TRACE Document Uplift" w:date="2026-05-07T21:01:40+00:00">
        <w:r>
          <w:t>The IT Ops performs monthly patch cycle for standard systems; emergency patching within 72 hours for CVSS ≥ 9.0 vulnerabilities. Retained evidence includes the relevant evidence.</w:t>
        </w:r>
      </w:ins>
      <w:commentRangeEnd w:id="18"/>
      <w:r>
        <w:commentReference w:id="18"/>
      </w:r>
    </w:p>
    <w:p>
      <w:pPr/>
      <w:commentRangeStart w:id="16"/>
      <w:ins w:id="34" w:author="TRACE Document Uplift" w:date="2026-05-07T21:01:40+00:00">
        <w:r>
          <w:t>The Data Security performs data Loss Prevention (DLP) solution deployed on email and web gateways; USB storage ports disabled on employee workstations. Retained evidence includes the relevant evidence.</w:t>
        </w:r>
      </w:ins>
      <w:commentRangeEnd w:id="16"/>
      <w:r>
        <w:commentReference w:id="16"/>
      </w:r>
    </w:p>
    <w:p>
      <w:pPr/>
      <w:commentRangeStart w:id="14"/>
      <w:ins w:id="30" w:author="TRACE Document Uplift" w:date="2026-05-07T21:01:40+00:00">
        <w:r>
          <w:t>The Network Ops performs dDoS mitigation service (scrubbing centre) contracted with ISP; rate limiting and WAF rules configured. Retained evidence includes the relevant evidence.</w:t>
        </w:r>
      </w:ins>
      <w:commentRangeEnd w:id="14"/>
      <w:r>
        <w:commentReference w:id="14"/>
      </w:r>
    </w:p>
    <w:p>
      <w:pPr/>
      <w:commentRangeStart w:id="12"/>
      <w:ins w:id="26" w:author="TRACE Document Uplift" w:date="2026-05-07T21:01:40+00:00">
        <w:r>
          <w:t>The Vendor Risk performs vendor risk assessment and third-party penetration testing conducted prior to onboarding and annually thereafter. Retained evidence includes the relevant evidence.</w:t>
        </w:r>
      </w:ins>
      <w:commentRangeEnd w:id="12"/>
      <w:r>
        <w:commentReference w:id="12"/>
      </w:r>
    </w:p>
    <w:p>
      <w:pPr/>
      <w:commentRangeStart w:id="10"/>
      <w:ins w:id="22" w:author="TRACE Document Uplift" w:date="2026-05-07T21:01:40+00:00">
        <w:r>
          <w:t>The IAM Team performs quarterly Privileged Access Review (PAR) conducted by IAM and business unit owners; separation of duties enforced in core banking. Retained evidence includes the relevant evidence.</w:t>
        </w:r>
      </w:ins>
      <w:commentRangeEnd w:id="10"/>
      <w:r>
        <w:commentReference w:id="10"/>
      </w:r>
    </w:p>
    <w:p>
      <w:pPr/>
      <w:commentRangeStart w:id="8"/>
      <w:ins w:id="18" w:author="TRACE Document Uplift" w:date="2026-05-07T21:01:40+00:00">
        <w:r>
          <w:t>The IT Security performs endpoint Detection &amp; Response (EDR) deployed across all managed endpoints with real-time alerting to SOC. Retained evidence includes the relevant evidence.</w:t>
        </w:r>
      </w:ins>
      <w:commentRangeEnd w:id="8"/>
      <w:r>
        <w:commentReference w:id="8"/>
      </w:r>
    </w:p>
    <w:p>
      <w:pPr>
        <w:spacing w:after="80" w:before="80"/>
      </w:pPr>
      <w:r>
        <w:rPr>
          <w:rFonts w:ascii="Arial" w:cs="Arial" w:eastAsia="Arial" w:hAnsi="Arial"/>
          <w:color w:val="000000"/>
          <w:sz w:val="19"/>
          <w:szCs w:val="19"/>
        </w:rPr>
        <w:t xml:space="preserve">Incidents should be classified based on their potential impact to the organisation. Higher impact incidents should be escalated to senior management and the CISO as appropriate.</w:t>
      </w:r>
    </w:p>
    <w:p>
      <w:pPr>
        <w:spacing w:after="60" w:before="60"/>
      </w:pPr>
      <w:r>
        <w:rPr>
          <w:rFonts w:ascii="Arial" w:cs="Arial" w:eastAsia="Arial" w:hAnsi="Arial"/>
          <w:b/>
          <w:bCs/>
          <w:color w:val="C00000"/>
          <w:sz w:val="18"/>
          <w:szCs w:val="18"/>
        </w:rPr>
        <w:t xml:space="preserve">Note: </w:t>
      </w:r>
      <w:r>
        <w:rPr>
          <w:rFonts w:ascii="Arial" w:cs="Arial" w:eastAsia="Arial" w:hAnsi="Arial"/>
          <w:i/>
          <w:iCs/>
          <w:color w:val="595959"/>
          <w:sz w:val="18"/>
          <w:szCs w:val="18"/>
        </w:rPr>
        <w:t xml:space="preserve">No formal severity classification schema (e.g., P1–P4) with defined criteria, escalation timeframes, or SLAs is included in this version of the SOP.</w:t>
      </w:r>
    </w:p>
    <w:p>
      <w:pPr>
        <w:spacing w:after="80" w:before="80"/>
      </w:pPr>
      <w:r>
        <w:rPr>
          <w:rFonts w:ascii="Arial" w:cs="Arial" w:eastAsia="Arial" w:hAnsi="Arial"/>
          <w:color w:val="000000"/>
          <w:sz w:val="19"/>
          <w:szCs w:val="19"/>
        </w:rPr>
        <w:t xml:space="preserve">Factors to consider when assessing impact include:</w:t>
      </w:r>
    </w:p>
    <w:p>
      <w:pPr>
        <w:pStyle w:val="ListParagraph"/>
        <w:numPr>
          <w:ilvl w:val="0"/>
          <w:numId w:val="2"/>
        </w:numPr>
        <w:spacing w:after="40" w:before="40"/>
      </w:pPr>
      <w:r>
        <w:rPr>
          <w:rFonts w:ascii="Arial" w:cs="Arial" w:eastAsia="Arial" w:hAnsi="Arial"/>
          <w:sz w:val="19"/>
          <w:szCs w:val="19"/>
        </w:rPr>
        <w:t xml:space="preserve">Number of systems or users affected</w:t>
      </w:r>
    </w:p>
    <w:p>
      <w:pPr>
        <w:pStyle w:val="ListParagraph"/>
        <w:numPr>
          <w:ilvl w:val="0"/>
          <w:numId w:val="2"/>
        </w:numPr>
        <w:spacing w:after="40" w:before="40"/>
      </w:pPr>
      <w:r>
        <w:rPr>
          <w:rFonts w:ascii="Arial" w:cs="Arial" w:eastAsia="Arial" w:hAnsi="Arial"/>
          <w:sz w:val="19"/>
          <w:szCs w:val="19"/>
        </w:rPr>
        <w:t xml:space="preserve">Sensitivity of data involved</w:t>
      </w:r>
    </w:p>
    <w:p>
      <w:pPr>
        <w:pStyle w:val="ListParagraph"/>
        <w:numPr>
          <w:ilvl w:val="0"/>
          <w:numId w:val="2"/>
        </w:numPr>
        <w:spacing w:after="40" w:before="40"/>
      </w:pPr>
      <w:r>
        <w:rPr>
          <w:rFonts w:ascii="Arial" w:cs="Arial" w:eastAsia="Arial" w:hAnsi="Arial"/>
          <w:sz w:val="19"/>
          <w:szCs w:val="19"/>
        </w:rPr>
        <w:t xml:space="preserve">Whether services have been disrupted</w:t>
      </w:r>
    </w:p>
    <w:p>
      <w:pPr>
        <w:pStyle w:val="ListParagraph"/>
        <w:numPr>
          <w:ilvl w:val="0"/>
          <w:numId w:val="2"/>
        </w:numPr>
        <w:spacing w:after="40" w:before="40"/>
      </w:pPr>
      <w:r>
        <w:rPr>
          <w:rFonts w:ascii="Arial" w:cs="Arial" w:eastAsia="Arial" w:hAnsi="Arial"/>
          <w:sz w:val="19"/>
          <w:szCs w:val="19"/>
        </w:rPr>
        <w:t xml:space="preserve">Likelihood of financial loss or reputational damage</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6. Incident Response Process</w:t>
      </w:r>
    </w:p>
    <w:p>
      <w:pPr>
        <w:spacing w:after="80" w:before="80"/>
      </w:pPr>
      <w:r>
        <w:rPr>
          <w:rFonts w:ascii="Arial" w:cs="Arial" w:eastAsia="Arial" w:hAnsi="Arial"/>
          <w:color w:val="000000"/>
          <w:sz w:val="19"/>
          <w:szCs w:val="19"/>
        </w:rPr>
        <w:t xml:space="preserve">The incident response process follows six phases as outlined below. Teams should move through each phase systematically.</w:t>
      </w:r>
    </w:p>
    <w:p>
      <w:pPr>
        <w:spacing w:after="60" w:before="60"/>
      </w:pPr>
      <w:r>
        <w:rPr>
          <w:rFonts w:ascii="Arial" w:cs="Arial" w:eastAsia="Arial" w:hAnsi="Arial"/>
          <w:b/>
          <w:bCs/>
          <w:color w:val="C00000"/>
          <w:sz w:val="18"/>
          <w:szCs w:val="18"/>
        </w:rPr>
        <w:t xml:space="preserve">Note: </w:t>
      </w:r>
      <w:r>
        <w:rPr>
          <w:rFonts w:ascii="Arial" w:cs="Arial" w:eastAsia="Arial" w:hAnsi="Arial"/>
          <w:i/>
          <w:iCs/>
          <w:color w:val="595959"/>
          <w:sz w:val="18"/>
          <w:szCs w:val="18"/>
        </w:rPr>
        <w:t xml:space="preserve">A formal process flow diagram has not been included. The table below describes the phases in text form only.</w:t>
      </w:r>
    </w:p>
    <w:p>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5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Actions</w:t>
            </w:r>
          </w:p>
        </w:tc>
      </w:tr>
      <w:tr>
        <w:tc>
          <w:tcPr>
            <w:tcW w:type="dxa" w:w="1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1</w:t>
            </w:r>
          </w:p>
        </w:tc>
        <w:tc>
          <w:tcPr>
            <w:tcW w:type="dxa" w:w="2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Detection &amp; Identification</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Security alerts received via SIEM, EDR, or user reports. SOC analyst reviews and performs initial triage.</w:t>
            </w:r>
          </w:p>
          <w:p>
            <w:pPr/>
            <w:commentRangeStart w:id="7"/>
            <w:ins w:id="16" w:author="TRACE Document Uplift" w:date="2026-05-07T21:01:40+00:00">
              <w:r>
                <w:t>Notify internal and external stakeholders. Security Architecture is the accountable owner for control CC-017. The Incident Response Manager shall facilitate a formal hand-off to Security Architecture to ensure the continued management and oversight of the control.</w:t>
              </w:r>
            </w:ins>
            <w:commentRangeEnd w:id="7"/>
            <w:r>
              <w:commentReference w:id="7"/>
            </w:r>
          </w:p>
          <w:p>
            <w:pPr/>
            <w:commentRangeStart w:id="5"/>
            <w:ins w:id="12" w:author="TRACE Document Uplift" w:date="2026-05-07T21:01:40+00:00">
              <w:r>
                <w:t>IT Operations shall facilitate a hand-off to the IT / BCP Team, who serves as the accountable owner for control CC-013. The IT / BCP Team will then restore systems from backups and verify the integrity of the restored data.</w:t>
              </w:r>
            </w:ins>
            <w:commentRangeEnd w:id="5"/>
            <w:r>
              <w:commentReference w:id="5"/>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2</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Initial Assessment</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Assess the nature and scope of the incident. Determine if it is a genuine security incident or a false positive.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3</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Containment</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Take steps to contain the incident and prevent further damage. Actions will depend on the type of incident.</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4</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Eradication</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Remove the threat from the environment. This may include removing malware, disabling compromised accounts, and patching vulnerabilities.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5</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Recovery</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Restore affected systems and services to normal operations. Verify that systems are clean before bringing them back online.</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6</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Communication</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del w:id="13" w:author="TRACE Document Uplift" w:date="2026-05-07T21:01:40+00:00">
              <w:r>
                <w:delText>Notify relevant stakeholders as appropriate. This includes management, affected users, and potentially external parties.</w:delText>
              </w:r>
            </w:del>
            <w:commentRangeStart w:id="6"/>
            <w:ins w:id="14" w:author="TRACE Document Uplift" w:date="2026-05-07T21:01:40+00:00">
              <w:r>
                <w:t>Notify internal and external stakeholders. In alignment with control CC-002, the IAM Team is the accountable owner. The Incident Response Manager shall facilitate a formal hand-off to the IAM Team to ensure the control is appropriately managed.</w:t>
              </w:r>
            </w:ins>
            <w:commentRangeEnd w:id="6"/>
            <w:r>
              <w:commentReference w:id="6"/>
            </w:r>
          </w:p>
        </w:tc>
      </w:tr>
    </w:tbl>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6.1 Detection and Identification</w:t>
      </w:r>
    </w:p>
    <w:p>
      <w:pPr>
        <w:spacing w:after="80" w:before="80"/>
      </w:pPr>
      <w:r>
        <w:rPr>
          <w:rFonts w:ascii="Arial" w:cs="Arial" w:eastAsia="Arial" w:hAnsi="Arial"/>
          <w:color w:val="000000"/>
          <w:sz w:val="19"/>
          <w:szCs w:val="19"/>
        </w:rPr>
        <w:t xml:space="preserve">Security incidents may be detected through various sources including:</w:t>
      </w:r>
    </w:p>
    <w:p>
      <w:pPr>
        <w:pStyle w:val="ListParagraph"/>
        <w:numPr>
          <w:ilvl w:val="0"/>
          <w:numId w:val="2"/>
        </w:numPr>
        <w:spacing w:after="40" w:before="40"/>
      </w:pPr>
      <w:r>
        <w:rPr>
          <w:rFonts w:ascii="Arial" w:cs="Arial" w:eastAsia="Arial" w:hAnsi="Arial"/>
          <w:sz w:val="19"/>
          <w:szCs w:val="19"/>
        </w:rPr>
        <w:t xml:space="preserve">SIEM alerts and correlation rules</w:t>
      </w:r>
    </w:p>
    <w:p>
      <w:pPr>
        <w:pStyle w:val="ListParagraph"/>
        <w:numPr>
          <w:ilvl w:val="0"/>
          <w:numId w:val="2"/>
        </w:numPr>
        <w:spacing w:after="40" w:before="40"/>
      </w:pPr>
      <w:r>
        <w:rPr>
          <w:rFonts w:ascii="Arial" w:cs="Arial" w:eastAsia="Arial" w:hAnsi="Arial"/>
          <w:sz w:val="19"/>
          <w:szCs w:val="19"/>
        </w:rPr>
        <w:t xml:space="preserve">Endpoint Detection and Response (EDR) alerts</w:t>
      </w:r>
    </w:p>
    <w:p>
      <w:pPr>
        <w:pStyle w:val="ListParagraph"/>
        <w:numPr>
          <w:ilvl w:val="0"/>
          <w:numId w:val="2"/>
        </w:numPr>
        <w:spacing w:after="40" w:before="40"/>
      </w:pPr>
      <w:r>
        <w:rPr>
          <w:rFonts w:ascii="Arial" w:cs="Arial" w:eastAsia="Arial" w:hAnsi="Arial"/>
          <w:sz w:val="19"/>
          <w:szCs w:val="19"/>
        </w:rPr>
        <w:t xml:space="preserve">Reports from employees or customers</w:t>
      </w:r>
    </w:p>
    <w:p>
      <w:pPr>
        <w:pStyle w:val="ListParagraph"/>
        <w:numPr>
          <w:ilvl w:val="0"/>
          <w:numId w:val="2"/>
        </w:numPr>
        <w:spacing w:after="40" w:before="40"/>
      </w:pPr>
      <w:r>
        <w:rPr>
          <w:rFonts w:ascii="Arial" w:cs="Arial" w:eastAsia="Arial" w:hAnsi="Arial"/>
          <w:sz w:val="19"/>
          <w:szCs w:val="19"/>
        </w:rPr>
        <w:t xml:space="preserve">Threat intelligence feeds</w:t>
      </w:r>
    </w:p>
    <w:p>
      <w:pPr>
        <w:pStyle w:val="ListParagraph"/>
        <w:numPr>
          <w:ilvl w:val="0"/>
          <w:numId w:val="2"/>
        </w:numPr>
        <w:spacing w:after="40" w:before="40"/>
      </w:pPr>
      <w:r>
        <w:rPr>
          <w:rFonts w:ascii="Arial" w:cs="Arial" w:eastAsia="Arial" w:hAnsi="Arial"/>
          <w:sz w:val="19"/>
          <w:szCs w:val="19"/>
        </w:rPr>
        <w:t xml:space="preserve">External notifications (e.g., from vendors or law enforcement)</w:t>
      </w:r>
    </w:p>
    <w:p>
      <w:pPr>
        <w:spacing w:after="80" w:before="80"/>
      </w:pPr>
      <w:r>
        <w:rPr>
          <w:rFonts w:ascii="Arial" w:cs="Arial" w:eastAsia="Arial" w:hAnsi="Arial"/>
          <w:color w:val="000000"/>
          <w:sz w:val="19"/>
          <w:szCs w:val="19"/>
        </w:rPr>
        <w:t xml:space="preserve">When an alert is received, the SOC analyst should review the available information and determine whether it represents a genuine security incident.</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6.2 Containment</w:t>
      </w:r>
    </w:p>
    <w:p>
      <w:pPr>
        <w:spacing w:after="80" w:before="80"/>
      </w:pPr>
      <w:r>
        <w:t xml:space="preserve">Once an incident is confirmed, the priority is to contain the threat and prevent it from spreading. </w:t>
      </w:r>
      <w:del w:id="5" w:author="TRACE Document Uplift" w:date="2026-05-07T21:01:40+00:00">
        <w:r>
          <w:delText>Containment actions may include:</w:delText>
        </w:r>
      </w:del>
      <w:commentRangeStart w:id="2"/>
      <w:ins w:id="6" w:author="TRACE Document Uplift" w:date="2026-05-07T21:01:40+00:00">
        <w:r>
          <w:t>Containment actions should be executed according to the specific Incident Response Playbook (e.g., Ransomware, Phishing, DDoS) as defined in CC-013. General actions include:</w:t>
        </w:r>
      </w:ins>
      <w:commentRangeEnd w:id="2"/>
      <w:r>
        <w:commentReference w:id="2"/>
      </w:r>
    </w:p>
    <w:p>
      <w:pPr>
        <w:pStyle w:val="ListParagraph"/>
        <w:numPr>
          <w:ilvl w:val="0"/>
          <w:numId w:val="2"/>
        </w:numPr>
        <w:spacing w:after="40" w:before="40"/>
      </w:pPr>
      <w:r>
        <w:rPr>
          <w:rFonts w:ascii="Arial" w:cs="Arial" w:eastAsia="Arial" w:hAnsi="Arial"/>
          <w:sz w:val="19"/>
          <w:szCs w:val="19"/>
        </w:rPr>
        <w:t xml:space="preserve">Isolating affected systems from the network</w:t>
      </w:r>
    </w:p>
    <w:p>
      <w:pPr>
        <w:pStyle w:val="ListParagraph"/>
        <w:numPr>
          <w:ilvl w:val="0"/>
          <w:numId w:val="2"/>
        </w:numPr>
        <w:spacing w:after="40" w:before="40"/>
      </w:pPr>
      <w:r>
        <w:rPr>
          <w:rFonts w:ascii="Arial" w:cs="Arial" w:eastAsia="Arial" w:hAnsi="Arial"/>
          <w:sz w:val="19"/>
          <w:szCs w:val="19"/>
        </w:rPr>
        <w:t xml:space="preserve">Disabling compromised user accounts</w:t>
      </w:r>
    </w:p>
    <w:p>
      <w:pPr>
        <w:pStyle w:val="ListParagraph"/>
        <w:numPr>
          <w:ilvl w:val="0"/>
          <w:numId w:val="2"/>
        </w:numPr>
        <w:spacing w:after="40" w:before="40"/>
      </w:pPr>
      <w:r>
        <w:rPr>
          <w:rFonts w:ascii="Arial" w:cs="Arial" w:eastAsia="Arial" w:hAnsi="Arial"/>
          <w:sz w:val="19"/>
          <w:szCs w:val="19"/>
        </w:rPr>
        <w:t xml:space="preserve">Blocking malicious IP addresses or domains at the firewall or proxy</w:t>
      </w:r>
    </w:p>
    <w:p>
      <w:pPr>
        <w:pStyle w:val="ListParagraph"/>
        <w:numPr>
          <w:ilvl w:val="0"/>
          <w:numId w:val="2"/>
        </w:numPr>
        <w:spacing w:after="40" w:before="40"/>
      </w:pPr>
      <w:r>
        <w:rPr>
          <w:rFonts w:ascii="Arial" w:cs="Arial" w:eastAsia="Arial" w:hAnsi="Arial"/>
          <w:sz w:val="19"/>
          <w:szCs w:val="19"/>
        </w:rPr>
        <w:t xml:space="preserve">Suspending affected services if necessary</w:t>
      </w:r>
    </w:p>
    <w:p>
      <w:pPr>
        <w:spacing w:after="60" w:before="60"/>
      </w:pPr>
      <w:r>
        <w:rPr>
          <w:rFonts w:ascii="Arial" w:cs="Arial" w:eastAsia="Arial" w:hAnsi="Arial"/>
          <w:b/>
          <w:bCs/>
          <w:color w:val="C00000"/>
          <w:sz w:val="18"/>
          <w:szCs w:val="18"/>
        </w:rPr>
        <w:t xml:space="preserve">Note: </w:t>
      </w:r>
      <w:r>
        <w:rPr>
          <w:rFonts w:ascii="Arial" w:cs="Arial" w:eastAsia="Arial" w:hAnsi="Arial"/>
          <w:i/>
          <w:iCs/>
          <w:color w:val="595959"/>
          <w:sz w:val="18"/>
          <w:szCs w:val="18"/>
        </w:rPr>
        <w:t xml:space="preserve">No incident-type-specific playbooks are referenced. Containment steps for ransomware, phishing, DDoS, and insider threats differ significantly and are not distinguished here.</w:t>
      </w:r>
    </w:p>
    <w:p>
      <w:pPr>
        <w:spacing w:after="80" w:before="80"/>
      </w:pPr>
      <w:r>
        <w:rPr>
          <w:rFonts w:ascii="Arial" w:cs="Arial" w:eastAsia="Arial" w:hAnsi="Arial"/>
          <w:color w:val="000000"/>
          <w:sz w:val="19"/>
          <w:szCs w:val="19"/>
        </w:rPr>
        <w:t xml:space="preserve">The Incident Response Manager should decide which containment actions are appropriate based on the specific circumstances of the incident.</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6.3 Eradication</w:t>
      </w:r>
    </w:p>
    <w:p>
      <w:pPr>
        <w:spacing w:after="80" w:before="80"/>
      </w:pPr>
      <w:r>
        <w:rPr>
          <w:rFonts w:ascii="Arial" w:cs="Arial" w:eastAsia="Arial" w:hAnsi="Arial"/>
          <w:color w:val="000000"/>
          <w:sz w:val="19"/>
          <w:szCs w:val="19"/>
        </w:rPr>
        <w:t xml:space="preserve">After the incident has been contained, the source of the compromise should be identified and removed. This may include:</w:t>
      </w:r>
    </w:p>
    <w:p>
      <w:pPr>
        <w:pStyle w:val="ListParagraph"/>
        <w:numPr>
          <w:ilvl w:val="0"/>
          <w:numId w:val="2"/>
        </w:numPr>
        <w:spacing w:after="40" w:before="40"/>
      </w:pPr>
      <w:r>
        <w:rPr>
          <w:rFonts w:ascii="Arial" w:cs="Arial" w:eastAsia="Arial" w:hAnsi="Arial"/>
          <w:sz w:val="19"/>
          <w:szCs w:val="19"/>
        </w:rPr>
        <w:t xml:space="preserve">Removing malware from affected systems using antivirus or EDR tools</w:t>
      </w:r>
    </w:p>
    <w:p>
      <w:pPr>
        <w:pStyle w:val="ListParagraph"/>
        <w:numPr>
          <w:ilvl w:val="0"/>
          <w:numId w:val="2"/>
        </w:numPr>
        <w:spacing w:after="40" w:before="40"/>
      </w:pPr>
      <w:r>
        <w:rPr>
          <w:rFonts w:ascii="Arial" w:cs="Arial" w:eastAsia="Arial" w:hAnsi="Arial"/>
          <w:sz w:val="19"/>
          <w:szCs w:val="19"/>
        </w:rPr>
        <w:t xml:space="preserve">Revoking and resetting compromised credentials</w:t>
      </w:r>
    </w:p>
    <w:p>
      <w:pPr>
        <w:pStyle w:val="ListParagraph"/>
        <w:numPr>
          <w:ilvl w:val="0"/>
          <w:numId w:val="2"/>
        </w:numPr>
        <w:spacing w:after="40" w:before="40"/>
      </w:pPr>
      <w:del w:id="1" w:author="TRACE Document Uplift" w:date="2026-05-07T21:01:40+00:00">
        <w:r>
          <w:delText>Applying security patches to address the vulnerability exploited</w:delText>
        </w:r>
      </w:del>
      <w:commentRangeStart w:id="0"/>
      <w:ins w:id="2" w:author="TRACE Document Uplift" w:date="2026-05-07T21:01:40+00:00">
        <w:r>
          <w:t>Applying security patches to address the vulnerability exploited. For vulnerabilities with a CVSS score ≥ 9.0, emergency patching must be completed within 72 hours as per CC-007.</w:t>
        </w:r>
      </w:ins>
      <w:commentRangeEnd w:id="0"/>
      <w:r>
        <w:commentReference w:id="0"/>
      </w:r>
    </w:p>
    <w:p>
      <w:pPr>
        <w:pStyle w:val="ListParagraph"/>
        <w:numPr>
          <w:ilvl w:val="0"/>
          <w:numId w:val="2"/>
        </w:numPr>
        <w:spacing w:after="40" w:before="40"/>
      </w:pPr>
      <w:r>
        <w:rPr>
          <w:rFonts w:ascii="Arial" w:cs="Arial" w:eastAsia="Arial" w:hAnsi="Arial"/>
          <w:sz w:val="19"/>
          <w:szCs w:val="19"/>
        </w:rPr>
        <w:t xml:space="preserve">Reviewing and strengthening access controls</w:t>
      </w:r>
    </w:p>
    <w:p>
      <w:pPr>
        <w:spacing w:after="60" w:before="60"/>
      </w:pPr>
      <w:r>
        <w:rPr>
          <w:rFonts w:ascii="Arial" w:cs="Arial" w:eastAsia="Arial" w:hAnsi="Arial"/>
          <w:b/>
          <w:bCs/>
          <w:color w:val="C00000"/>
          <w:sz w:val="18"/>
          <w:szCs w:val="18"/>
        </w:rPr>
        <w:t xml:space="preserve">Note: </w:t>
      </w:r>
      <w:r>
        <w:rPr>
          <w:rFonts w:ascii="Arial" w:cs="Arial" w:eastAsia="Arial" w:hAnsi="Arial"/>
          <w:i/>
          <w:iCs/>
          <w:color w:val="595959"/>
          <w:sz w:val="18"/>
          <w:szCs w:val="18"/>
        </w:rPr>
        <w:t xml:space="preserve">No guidance is provided on digital forensics or evidence preservation prior to remediation. Evidence may be destroyed, impacting any subsequent investigation or regulatory inquiry.</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6.4 Recovery</w:t>
      </w:r>
    </w:p>
    <w:p>
      <w:pPr>
        <w:spacing w:after="80" w:before="80"/>
      </w:pPr>
      <w:r>
        <w:rPr>
          <w:rFonts w:ascii="Arial" w:cs="Arial" w:eastAsia="Arial" w:hAnsi="Arial"/>
          <w:color w:val="000000"/>
          <w:sz w:val="19"/>
          <w:szCs w:val="19"/>
        </w:rPr>
        <w:t xml:space="preserve">Systems should be restored to normal operation only after the threat has been fully eradicated. Before bringing systems back online, the team should verify that:</w:t>
      </w:r>
    </w:p>
    <w:p>
      <w:pPr>
        <w:pStyle w:val="ListParagraph"/>
        <w:numPr>
          <w:ilvl w:val="0"/>
          <w:numId w:val="2"/>
        </w:numPr>
        <w:spacing w:after="40" w:before="40"/>
      </w:pPr>
      <w:r>
        <w:rPr>
          <w:rFonts w:ascii="Arial" w:cs="Arial" w:eastAsia="Arial" w:hAnsi="Arial"/>
          <w:sz w:val="19"/>
          <w:szCs w:val="19"/>
        </w:rPr>
        <w:t xml:space="preserve">All malware or malicious artefacts have been removed</w:t>
      </w:r>
    </w:p>
    <w:p>
      <w:pPr>
        <w:pStyle w:val="ListParagraph"/>
        <w:numPr>
          <w:ilvl w:val="0"/>
          <w:numId w:val="2"/>
        </w:numPr>
        <w:spacing w:after="40" w:before="40"/>
      </w:pPr>
      <w:r>
        <w:rPr>
          <w:rFonts w:ascii="Arial" w:cs="Arial" w:eastAsia="Arial" w:hAnsi="Arial"/>
          <w:sz w:val="19"/>
          <w:szCs w:val="19"/>
        </w:rPr>
        <w:t xml:space="preserve">Patching has been applied where relevant</w:t>
      </w:r>
    </w:p>
    <w:p>
      <w:pPr>
        <w:pStyle w:val="ListParagraph"/>
        <w:numPr>
          <w:ilvl w:val="0"/>
          <w:numId w:val="2"/>
        </w:numPr>
        <w:spacing w:after="40" w:before="40"/>
      </w:pPr>
      <w:r>
        <w:rPr>
          <w:rFonts w:ascii="Arial" w:cs="Arial" w:eastAsia="Arial" w:hAnsi="Arial"/>
          <w:sz w:val="19"/>
          <w:szCs w:val="19"/>
        </w:rPr>
        <w:t xml:space="preserve">Access controls have been reviewed and tightened</w:t>
      </w:r>
    </w:p>
    <w:p>
      <w:pPr>
        <w:spacing w:after="80" w:before="80"/>
      </w:pPr>
      <w:r>
        <w:rPr>
          <w:rFonts w:ascii="Arial" w:cs="Arial" w:eastAsia="Arial" w:hAnsi="Arial"/>
          <w:color w:val="000000"/>
          <w:sz w:val="19"/>
          <w:szCs w:val="19"/>
        </w:rPr>
        <w:t xml:space="preserve">Systems should be monitored closely for a period following recovery to detect any signs of re-compromise.</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7. Communication and Escalation</w:t>
      </w:r>
    </w:p>
    <w:p>
      <w:pPr>
        <w:spacing w:after="80" w:before="80"/>
      </w:pPr>
      <w:r>
        <w:rPr>
          <w:rFonts w:ascii="Arial" w:cs="Arial" w:eastAsia="Arial" w:hAnsi="Arial"/>
          <w:color w:val="000000"/>
          <w:sz w:val="19"/>
          <w:szCs w:val="19"/>
        </w:rPr>
        <w:t xml:space="preserve">Communication during an incident is important. The Incident Response Manager is responsible for keeping relevant stakeholders informed.</w:t>
      </w:r>
    </w:p>
    <w:p>
      <w:pPr>
        <w:pStyle w:val="Heading2"/>
        <w:spacing w:after="80" w:before="200"/>
      </w:pPr>
      <w:r>
        <w:rPr>
          <w:rFonts w:ascii="Arial" w:cs="Arial" w:eastAsia="Arial" w:hAnsi="Arial"/>
          <w:b/>
          <w:bCs/>
          <w:color w:val="2E5FA3"/>
          <w:sz w:val="22"/>
          <w:szCs w:val="22"/>
        </w:rPr>
        <w:t xml:space="preserve">7.1 Internal Communication</w:t>
      </w:r>
    </w:p>
    <w:p>
      <w:pPr>
        <w:spacing w:after="80" w:before="80"/>
      </w:pPr>
      <w:r>
        <w:rPr>
          <w:rFonts w:ascii="Arial" w:cs="Arial" w:eastAsia="Arial" w:hAnsi="Arial"/>
          <w:color w:val="000000"/>
          <w:sz w:val="19"/>
          <w:szCs w:val="19"/>
        </w:rPr>
        <w:t xml:space="preserve">The following stakeholders should be notified as appropriate during an incident:</w:t>
      </w:r>
    </w:p>
    <w:p>
      <w:pPr>
        <w:pStyle w:val="ListParagraph"/>
        <w:numPr>
          <w:ilvl w:val="0"/>
          <w:numId w:val="2"/>
        </w:numPr>
        <w:spacing w:after="40" w:before="40"/>
      </w:pPr>
      <w:r>
        <w:rPr>
          <w:rFonts w:ascii="Arial" w:cs="Arial" w:eastAsia="Arial" w:hAnsi="Arial"/>
          <w:sz w:val="19"/>
          <w:szCs w:val="19"/>
        </w:rPr>
        <w:t xml:space="preserve">CISO — should be informed of significant incidents promptly</w:t>
      </w:r>
    </w:p>
    <w:p>
      <w:pPr>
        <w:pStyle w:val="ListParagraph"/>
        <w:numPr>
          <w:ilvl w:val="0"/>
          <w:numId w:val="2"/>
        </w:numPr>
        <w:spacing w:after="40" w:before="40"/>
      </w:pPr>
      <w:r>
        <w:rPr>
          <w:rFonts w:ascii="Arial" w:cs="Arial" w:eastAsia="Arial" w:hAnsi="Arial"/>
          <w:sz w:val="19"/>
          <w:szCs w:val="19"/>
        </w:rPr>
        <w:t xml:space="preserve">Senior management — to be notified if the incident has a material business impact</w:t>
      </w:r>
    </w:p>
    <w:p>
      <w:pPr>
        <w:pStyle w:val="ListParagraph"/>
        <w:numPr>
          <w:ilvl w:val="0"/>
          <w:numId w:val="2"/>
        </w:numPr>
        <w:spacing w:after="40" w:before="40"/>
      </w:pPr>
      <w:r>
        <w:rPr>
          <w:rFonts w:ascii="Arial" w:cs="Arial" w:eastAsia="Arial" w:hAnsi="Arial"/>
          <w:sz w:val="19"/>
          <w:szCs w:val="19"/>
        </w:rPr>
        <w:t xml:space="preserve">Affected business units — to be kept informed of progress and recovery timelines</w:t>
      </w:r>
    </w:p>
    <w:p>
      <w:pPr>
        <w:pStyle w:val="ListParagraph"/>
        <w:numPr>
          <w:ilvl w:val="0"/>
          <w:numId w:val="2"/>
        </w:numPr>
        <w:spacing w:after="40" w:before="40"/>
      </w:pPr>
      <w:r>
        <w:rPr>
          <w:rFonts w:ascii="Arial" w:cs="Arial" w:eastAsia="Arial" w:hAnsi="Arial"/>
          <w:sz w:val="19"/>
          <w:szCs w:val="19"/>
        </w:rPr>
        <w:t xml:space="preserve">HR — if an employee is involved</w:t>
      </w:r>
    </w:p>
    <w:p>
      <w:pPr>
        <w:spacing w:after="60" w:before="60"/>
      </w:pPr>
      <w:r>
        <w:rPr>
          <w:rFonts w:ascii="Arial" w:cs="Arial" w:eastAsia="Arial" w:hAnsi="Arial"/>
          <w:b/>
          <w:bCs/>
          <w:color w:val="C00000"/>
          <w:sz w:val="18"/>
          <w:szCs w:val="18"/>
        </w:rPr>
        <w:t xml:space="preserve">Note: </w:t>
      </w:r>
      <w:r>
        <w:rPr>
          <w:rFonts w:ascii="Arial" w:cs="Arial" w:eastAsia="Arial" w:hAnsi="Arial"/>
          <w:i/>
          <w:iCs/>
          <w:color w:val="595959"/>
          <w:sz w:val="18"/>
          <w:szCs w:val="18"/>
        </w:rPr>
        <w:t xml:space="preserve">No specific timeframes for internal escalation are defined (e.g., CISO within 1 hour for critical incidents). This may cause delays during high-pressure situations.</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7.2 External Communication</w:t>
      </w:r>
    </w:p>
    <w:p>
      <w:pPr>
        <w:spacing w:after="80" w:before="80"/>
      </w:pPr>
      <w:r>
        <w:rPr>
          <w:rFonts w:ascii="Arial" w:cs="Arial" w:eastAsia="Arial" w:hAnsi="Arial"/>
          <w:color w:val="000000"/>
          <w:sz w:val="19"/>
          <w:szCs w:val="19"/>
        </w:rPr>
        <w:t xml:space="preserve">External communication should be managed carefully and approved by senior management before release.</w:t>
      </w:r>
    </w:p>
    <w:p>
      <w:pPr>
        <w:pStyle w:val="ListParagraph"/>
        <w:numPr>
          <w:ilvl w:val="0"/>
          <w:numId w:val="2"/>
        </w:numPr>
        <w:spacing w:after="40" w:before="40"/>
      </w:pPr>
      <w:r>
        <w:rPr>
          <w:rFonts w:ascii="Arial" w:cs="Arial" w:eastAsia="Arial" w:hAnsi="Arial"/>
          <w:sz w:val="19"/>
          <w:szCs w:val="19"/>
        </w:rPr>
        <w:t xml:space="preserve">Customer notifications — if customer data has been compromised, customers may need to be informed</w:t>
      </w:r>
    </w:p>
    <w:p>
      <w:pPr>
        <w:pStyle w:val="ListParagraph"/>
        <w:numPr>
          <w:ilvl w:val="0"/>
          <w:numId w:val="2"/>
        </w:numPr>
        <w:spacing w:after="40" w:before="40"/>
      </w:pPr>
      <w:r>
        <w:rPr>
          <w:rFonts w:ascii="Arial" w:cs="Arial" w:eastAsia="Arial" w:hAnsi="Arial"/>
          <w:sz w:val="19"/>
          <w:szCs w:val="19"/>
        </w:rPr>
        <w:t xml:space="preserve">Media inquiries — all media inquiries should be directed to the Communications team</w:t>
      </w:r>
    </w:p>
    <w:p>
      <w:pPr>
        <w:pStyle w:val="ListParagraph"/>
        <w:numPr>
          <w:ilvl w:val="0"/>
          <w:numId w:val="2"/>
        </w:numPr>
        <w:spacing w:after="40" w:before="40"/>
      </w:pPr>
      <w:del w:id="3" w:author="TRACE Document Uplift" w:date="2026-05-07T21:01:40+00:00">
        <w:r>
          <w:delText>Law enforcement — the Legal team will advise if law enforcement involvement is required</w:delText>
        </w:r>
      </w:del>
      <w:commentRangeStart w:id="1"/>
      <w:ins w:id="4" w:author="TRACE Document Uplift" w:date="2026-05-07T21:01:40+00:00">
        <w:r>
          <w:t>The Legal team will advise if law enforcement involvement is required. The Legal/Compliance team will coordinate mandatory reporting. Note: Cybersecurity incidents must be reported to CERT-In within 6 hours of detection as per the 2022 Directions. Significant incidents must be reported to RBI within the timeframes specified in the Cyber Security Framework.</w:t>
        </w:r>
      </w:ins>
      <w:commentRangeEnd w:id="1"/>
      <w:r>
        <w:commentReference w:id="1"/>
      </w:r>
    </w:p>
    <w:p>
      <w:pPr>
        <w:spacing w:after="60" w:before="60"/>
      </w:pPr>
      <w:r>
        <w:rPr>
          <w:rFonts w:ascii="Arial" w:cs="Arial" w:eastAsia="Arial" w:hAnsi="Arial"/>
          <w:b/>
          <w:bCs/>
          <w:color w:val="C00000"/>
          <w:sz w:val="18"/>
          <w:szCs w:val="18"/>
        </w:rPr>
        <w:t xml:space="preserve">Note: </w:t>
      </w:r>
      <w:r>
        <w:rPr>
          <w:rFonts w:ascii="Arial" w:cs="Arial" w:eastAsia="Arial" w:hAnsi="Arial"/>
          <w:i/>
          <w:iCs/>
          <w:color w:val="595959"/>
          <w:sz w:val="18"/>
          <w:szCs w:val="18"/>
        </w:rPr>
        <w:t xml:space="preserve">Regulatory notification requirements are not addressed. This SOP does not reference RBI Cyber Security Framework mandatory reporting timelines, CERT-In 6-hour reporting under the CERT-In Directions 2022, or PCI-DSS breach notification obligations.</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8. Documentation and Evidence</w:t>
      </w:r>
    </w:p>
    <w:p>
      <w:pPr>
        <w:spacing w:after="80" w:before="80"/>
      </w:pPr>
      <w:r>
        <w:rPr>
          <w:rFonts w:ascii="Arial" w:cs="Arial" w:eastAsia="Arial" w:hAnsi="Arial"/>
          <w:color w:val="000000"/>
          <w:sz w:val="19"/>
          <w:szCs w:val="19"/>
        </w:rPr>
        <w:t xml:space="preserve">All incidents should be documented in the incident tracking system. The following information should be recorded:</w:t>
      </w:r>
    </w:p>
    <w:p>
      <w:pPr>
        <w:pStyle w:val="ListParagraph"/>
        <w:numPr>
          <w:ilvl w:val="0"/>
          <w:numId w:val="2"/>
        </w:numPr>
        <w:spacing w:after="40" w:before="40"/>
      </w:pPr>
      <w:r>
        <w:rPr>
          <w:rFonts w:ascii="Arial" w:cs="Arial" w:eastAsia="Arial" w:hAnsi="Arial"/>
          <w:sz w:val="19"/>
          <w:szCs w:val="19"/>
        </w:rPr>
        <w:t xml:space="preserve">Date and time the incident was detected</w:t>
      </w:r>
    </w:p>
    <w:p>
      <w:pPr>
        <w:pStyle w:val="ListParagraph"/>
        <w:numPr>
          <w:ilvl w:val="0"/>
          <w:numId w:val="2"/>
        </w:numPr>
        <w:spacing w:after="40" w:before="40"/>
      </w:pPr>
      <w:r>
        <w:rPr>
          <w:rFonts w:ascii="Arial" w:cs="Arial" w:eastAsia="Arial" w:hAnsi="Arial"/>
          <w:sz w:val="19"/>
          <w:szCs w:val="19"/>
        </w:rPr>
        <w:t xml:space="preserve">Nature of the incident</w:t>
      </w:r>
    </w:p>
    <w:p>
      <w:pPr>
        <w:pStyle w:val="ListParagraph"/>
        <w:numPr>
          <w:ilvl w:val="0"/>
          <w:numId w:val="2"/>
        </w:numPr>
        <w:spacing w:after="40" w:before="40"/>
      </w:pPr>
      <w:r>
        <w:rPr>
          <w:rFonts w:ascii="Arial" w:cs="Arial" w:eastAsia="Arial" w:hAnsi="Arial"/>
          <w:sz w:val="19"/>
          <w:szCs w:val="19"/>
        </w:rPr>
        <w:t xml:space="preserve">Systems and data affected</w:t>
      </w:r>
    </w:p>
    <w:p>
      <w:pPr>
        <w:pStyle w:val="ListParagraph"/>
        <w:numPr>
          <w:ilvl w:val="0"/>
          <w:numId w:val="2"/>
        </w:numPr>
        <w:spacing w:after="40" w:before="40"/>
      </w:pPr>
      <w:r>
        <w:rPr>
          <w:rFonts w:ascii="Arial" w:cs="Arial" w:eastAsia="Arial" w:hAnsi="Arial"/>
          <w:sz w:val="19"/>
          <w:szCs w:val="19"/>
        </w:rPr>
        <w:t xml:space="preserve">Actions taken during response</w:t>
      </w:r>
    </w:p>
    <w:p>
      <w:pPr>
        <w:pStyle w:val="ListParagraph"/>
        <w:numPr>
          <w:ilvl w:val="0"/>
          <w:numId w:val="2"/>
        </w:numPr>
        <w:spacing w:after="40" w:before="40"/>
      </w:pPr>
      <w:r>
        <w:rPr>
          <w:rFonts w:ascii="Arial" w:cs="Arial" w:eastAsia="Arial" w:hAnsi="Arial"/>
          <w:sz w:val="19"/>
          <w:szCs w:val="19"/>
        </w:rPr>
        <w:t xml:space="preserve">Outcome and resolution</w:t>
      </w:r>
    </w:p>
    <w:p>
      <w:pPr>
        <w:spacing w:after="80" w:before="80"/>
      </w:pPr>
      <w:del w:id="7" w:author="TRACE Document Uplift" w:date="2026-05-07T21:01:40+00:00">
        <w:r>
          <w:delText>Documentation should be completed as soon as practicable after the incident is resolved.</w:delText>
        </w:r>
      </w:del>
      <w:commentRangeStart w:id="3"/>
      <w:ins w:id="8" w:author="TRACE Document Uplift" w:date="2026-05-07T21:01:40+00:00">
        <w:r>
          <w:t>Documentation should be completed as soon as practicable. Within 5 business days of incident closure, the Incident Response Manager shall convene a Post-Incident Review (PIR) to identify lessons learned and update the SOP or playbooks accordingly.</w:t>
        </w:r>
      </w:ins>
      <w:commentRangeEnd w:id="3"/>
      <w:r>
        <w:commentReference w:id="3"/>
      </w:r>
    </w:p>
    <w:p>
      <w:pPr>
        <w:spacing w:after="60" w:before="60"/>
      </w:pPr>
      <w:r>
        <w:rPr>
          <w:rFonts w:ascii="Arial" w:cs="Arial" w:eastAsia="Arial" w:hAnsi="Arial"/>
          <w:b/>
          <w:bCs/>
          <w:color w:val="C00000"/>
          <w:sz w:val="18"/>
          <w:szCs w:val="18"/>
        </w:rPr>
        <w:t xml:space="preserve">Note: </w:t>
      </w:r>
      <w:r>
        <w:rPr>
          <w:rFonts w:ascii="Arial" w:cs="Arial" w:eastAsia="Arial" w:hAnsi="Arial"/>
          <w:i/>
          <w:iCs/>
          <w:color w:val="595959"/>
          <w:sz w:val="18"/>
          <w:szCs w:val="18"/>
        </w:rPr>
        <w:t xml:space="preserve">No guidance is provided on evidence chain of custody, forensic image preservation, or audit log integrity. Documentation requirements are insufficient for regulatory or legal proceedings.</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9. Training and Awareness</w:t>
      </w:r>
    </w:p>
    <w:p>
      <w:pPr>
        <w:spacing w:after="80" w:before="80"/>
      </w:pPr>
      <w:r>
        <w:rPr>
          <w:rFonts w:ascii="Arial" w:cs="Arial" w:eastAsia="Arial" w:hAnsi="Arial"/>
          <w:color w:val="000000"/>
          <w:sz w:val="19"/>
          <w:szCs w:val="19"/>
        </w:rPr>
        <w:t xml:space="preserve">All IT security staff should be familiar with this SOP. Annual security awareness training is conducted for all employees.</w:t>
      </w:r>
    </w:p>
    <w:p>
      <w:pPr>
        <w:spacing w:after="80" w:before="80"/>
      </w:pPr>
      <w:del w:id="9" w:author="TRACE Document Uplift" w:date="2026-05-07T21:01:40+00:00">
        <w:r>
          <w:delText>Tabletop exercises and simulations may be conducted periodically to test the bank's incident response readiness.</w:delText>
        </w:r>
      </w:del>
      <w:commentRangeStart w:id="4"/>
      <w:ins w:id="10" w:author="TRACE Document Uplift" w:date="2026-05-07T21:01:40+00:00">
        <w:r>
          <w:t>Tabletop exercises and BCP/DR simulations shall be conducted semi-annually to test and validate the bank's incident response readiness, in alignment with CC-013.</w:t>
        </w:r>
      </w:ins>
      <w:commentRangeEnd w:id="4"/>
      <w:r>
        <w:commentReference w:id="4"/>
      </w:r>
    </w:p>
    <w:p>
      <w:pPr>
        <w:spacing w:after="60" w:before="60"/>
      </w:pPr>
      <w:r>
        <w:rPr>
          <w:rFonts w:ascii="Arial" w:cs="Arial" w:eastAsia="Arial" w:hAnsi="Arial"/>
          <w:b/>
          <w:bCs/>
          <w:color w:val="C00000"/>
          <w:sz w:val="18"/>
          <w:szCs w:val="18"/>
        </w:rPr>
        <w:t xml:space="preserve">Note: </w:t>
      </w:r>
      <w:r>
        <w:rPr>
          <w:rFonts w:ascii="Arial" w:cs="Arial" w:eastAsia="Arial" w:hAnsi="Arial"/>
          <w:i/>
          <w:iCs/>
          <w:color w:val="595959"/>
          <w:sz w:val="18"/>
          <w:szCs w:val="18"/>
        </w:rPr>
        <w:t xml:space="preserve">No defined frequency or structure for incident response exercises is specified. 'Periodically' is insufficient for a regulated financial institution.</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10. Document Review</w:t>
      </w:r>
    </w:p>
    <w:p>
      <w:pPr>
        <w:spacing w:after="80" w:before="80"/>
      </w:pPr>
      <w:r>
        <w:rPr>
          <w:rFonts w:ascii="Arial" w:cs="Arial" w:eastAsia="Arial" w:hAnsi="Arial"/>
          <w:color w:val="000000"/>
          <w:sz w:val="19"/>
          <w:szCs w:val="19"/>
        </w:rPr>
        <w:t xml:space="preserve">This SOP should be reviewed and updated periodically, or following a significant security incident. The IT Security team is responsible for maintaining this document.</w:t>
      </w:r>
    </w:p>
    <w:p>
      <w:pPr>
        <w:spacing w:after="60" w:before="60"/>
      </w:pPr>
      <w:r>
        <w:rPr>
          <w:rFonts w:ascii="Arial" w:cs="Arial" w:eastAsia="Arial" w:hAnsi="Arial"/>
          <w:b/>
          <w:bCs/>
          <w:color w:val="C00000"/>
          <w:sz w:val="18"/>
          <w:szCs w:val="18"/>
        </w:rPr>
        <w:t xml:space="preserve">Note: </w:t>
      </w:r>
      <w:r>
        <w:rPr>
          <w:rFonts w:ascii="Arial" w:cs="Arial" w:eastAsia="Arial" w:hAnsi="Arial"/>
          <w:i/>
          <w:iCs/>
          <w:color w:val="595959"/>
          <w:sz w:val="18"/>
          <w:szCs w:val="18"/>
        </w:rPr>
        <w:t xml:space="preserve">No formal review cycle, next review date, or named document owner is specified. Additionally, no Post-Incident Review (PIR) or Lessons Learned process has been defined — a critical omission for continual improvement.</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Appendix A – Contact List</w:t>
      </w:r>
    </w:p>
    <w:p>
      <w:pPr>
        <w:spacing w:after="80" w:before="80"/>
      </w:pPr>
      <w:r>
        <w:rPr>
          <w:rFonts w:ascii="Arial" w:cs="Arial" w:eastAsia="Arial" w:hAnsi="Arial"/>
          <w:color w:val="000000"/>
          <w:sz w:val="19"/>
          <w:szCs w:val="19"/>
        </w:rPr>
        <w:t xml:space="preserve">In the event of an incident, the following contacts should be notified as appropriate. This list should be maintained and kept up to date by the IT Security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Contact</w:t>
            </w:r>
          </w:p>
        </w:tc>
      </w:tr>
      <w:tr>
        <w:tc>
          <w:tcPr>
            <w:tcW w:type="dxa" w:w="30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CISO</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IT Security Head</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Head of IT Operations</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Chief Compliance Officer</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Legal Counsel</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bl>
    <w:p>
      <w:r>
        <w:rPr>
          <w:rFonts w:ascii="Arial" w:cs="Arial" w:eastAsia="Arial" w:hAnsi="Arial"/>
          <w:sz w:val="19"/>
          <w:szCs w:val="19"/>
        </w:rPr>
        <w:t xml:space="preserve"/>
      </w:r>
    </w:p>
    <w:p>
      <w:pPr>
        <w:spacing w:after="60" w:before="60"/>
      </w:pPr>
      <w:r>
        <w:rPr>
          <w:rFonts w:ascii="Arial" w:cs="Arial" w:eastAsia="Arial" w:hAnsi="Arial"/>
          <w:b/>
          <w:bCs/>
          <w:color w:val="C00000"/>
          <w:sz w:val="18"/>
          <w:szCs w:val="18"/>
        </w:rPr>
        <w:t xml:space="preserve">Note: </w:t>
      </w:r>
      <w:r>
        <w:rPr>
          <w:rFonts w:ascii="Arial" w:cs="Arial" w:eastAsia="Arial" w:hAnsi="Arial"/>
          <w:i/>
          <w:iCs/>
          <w:color w:val="595959"/>
          <w:sz w:val="18"/>
          <w:szCs w:val="18"/>
        </w:rPr>
        <w:t xml:space="preserve">External regulatory and government contacts (RBI CSITE helpdesk, CERT-In, NPCI, FS-ISAC) are not included in this contact list.</w:t>
      </w:r>
    </w:p>
    <w:sectPr>
      <w:pgSz w:w="12240" w:h="15840" w:orient="portrait"/>
      <w:pgMar w:top="1440" w:right="1259" w:bottom="1440" w:left="1259" w:header="708" w:footer="708" w:gutter="0"/>
      <w:pgNumType/>
      <w:docGrid w:linePitch="360"/>
    </w:sectPr>
  </w:body>
</w:document>
</file>

<file path=word/comments.xml><?xml version="1.0" encoding="utf-8"?>
<w:comments xmlns:w="http://schemas.openxmlformats.org/wordprocessingml/2006/main">
  <w:comment w:id="0" w:author="TRACE Document Uplift" w:date="2026-05-07T21:01:40+00:00">
    <w:p>
      <w:r>
        <w:t>Incorporate Emergency Patching SLAs. Why this was suggested: The SOP mentions applying patches in Section 6.3 but lacks the specific timeframe defined in Risk Control CC-007 (Monthly cycle vs 72 hours for CVSS ≥ 9.0). Source document(s): cyber_ir_sop.docx.</w:t>
      </w:r>
    </w:p>
  </w:comment>
  <w:comment w:id="1" w:author="TRACE Document Uplift" w:date="2026-05-07T21:01:40+00:00">
    <w:p>
      <w:r>
        <w:t>Add Mandatory Regulatory Reporting Timelines. Why this was suggested: The SOP lacks specific reporting windows required by Indian regulators (RBI/CERT-In) as implied by CC-014. Source document(s): cyber_ir_sop.docx.</w:t>
      </w:r>
    </w:p>
  </w:comment>
  <w:comment w:id="2" w:author="TRACE Document Uplift" w:date="2026-05-07T21:01:40+00:00">
    <w:p>
      <w:r>
        <w:t>Reference Incident-Specific Playbooks. Why this was suggested: Section 6.2 provides generic containment steps. Risk Control CC-013 explicitly mentions defined incident response playbooks which should be utilised here. Source document(s): cyber_ir_sop.docx.</w:t>
      </w:r>
    </w:p>
  </w:comment>
  <w:comment w:id="3" w:author="TRACE Document Uplift" w:date="2026-05-07T21:01:40+00:00">
    <w:p>
      <w:r>
        <w:t>Formalise Post-Incident Review (PIR). Why this was suggested: The SOP ends at documentation but lacks a 'Lessons Learned' phase, which is critical for the 'continual improvement' noted in the document notes. Source document(s): cyber_ir_sop.docx.</w:t>
      </w:r>
    </w:p>
  </w:comment>
  <w:comment w:id="4" w:author="TRACE Document Uplift" w:date="2026-05-07T21:01:40+00:00">
    <w:p>
      <w:r>
        <w:t>Define IR Drill Frequency. Why this was suggested: Section 9 uses the vague term 'periodically' for exercises, while Risk Control CC-013 specifies a semi-annual frequency. Source document(s): cyber_ir_sop.docx.</w:t>
      </w:r>
    </w:p>
  </w:comment>
  <w:comment w:id="5" w:author="TRACE Document Uplift" w:date="2026-05-07T21:01:40+00:00">
    <w:p>
      <w:r>
        <w:t>Resolve owner conflict for CC-013. Why this was suggested: The SOP step assigns ownership to IT Operations, while the RCM lists IT / BCP Team for control CC-013. This is suggested because SOP and RCM ownership must align before the control can be tested consistently. Source document(s): cyber_ir_sop.docx; cyber_rcm.xlsx - Risk &amp; Controls Matrix row 14.</w:t>
      </w:r>
    </w:p>
  </w:comment>
  <w:comment w:id="6" w:author="TRACE Document Uplift" w:date="2026-05-07T21:01:40+00:00">
    <w:p>
      <w:r>
        <w:t>Resolve owner conflict for CC-002. Why this was suggested: The SOP step assigns ownership to Incident Response Manager, while the RCM lists IAM Team for control CC-002. This is suggested because SOP and RCM ownership must align before the control can be tested consistently. Source document(s): cyber_ir_sop.docx; cyber_rcm.xlsx - Risk &amp; Controls Matrix row 3.</w:t>
      </w:r>
    </w:p>
  </w:comment>
  <w:comment w:id="7" w:author="TRACE Document Uplift" w:date="2026-05-07T21:01:40+00:00">
    <w:p>
      <w:r>
        <w:t>Resolve owner conflict for CC-017. Why this was suggested: The SOP step assigns ownership to Incident Response Manager, while the RCM lists Security Architecture for control CC-017. This is suggested because SOP and RCM ownership must align before the control can be tested consistently. Source document(s): cyber_ir_sop.docx; cyber_rcm.xlsx - Risk &amp; Controls Matrix row 18.</w:t>
      </w:r>
    </w:p>
  </w:comment>
  <w:comment w:id="8" w:author="TRACE Document Uplift" w:date="2026-05-07T21:01:40+00:00">
    <w:p>
      <w:r>
        <w:t>Add SOP coverage for CC-001. Target: Procedure update; Why this was suggested: Add the missing activity to the process narrative. Source document(s): cyber_ir_sop.docx; cyber_rcm.xlsx - Risk &amp; Controls Matrix row 2.</w:t>
      </w:r>
    </w:p>
  </w:comment>
  <w:comment w:id="9" w:author="TRACE Document Uplift" w:date="2026-05-07T21:01:40+00:00">
    <w:p>
      <w:r>
        <w:t>Add SOP coverage for CC-001. Target: Responsibility update; Why this was suggested: Reflect the accountable role in the responsibilities area. Source document(s): cyber_ir_sop.docx; cyber_rcm.xlsx - Risk &amp; Controls Matrix row 2.</w:t>
      </w:r>
    </w:p>
  </w:comment>
  <w:comment w:id="10" w:author="TRACE Document Uplift" w:date="2026-05-07T21:01:40+00:00">
    <w:p>
      <w:r>
        <w:t>Add SOP coverage for CC-003. Target: Procedure update; Why this was suggested: Add the missing activity to the process narrative. Source document(s): cyber_ir_sop.docx; cyber_rcm.xlsx - Risk &amp; Controls Matrix row 4.</w:t>
      </w:r>
    </w:p>
  </w:comment>
  <w:comment w:id="11" w:author="TRACE Document Uplift" w:date="2026-05-07T21:01:40+00:00">
    <w:p>
      <w:r>
        <w:t>Add SOP coverage for CC-003. Target: Responsibility update; Why this was suggested: Reflect the accountable role in the responsibilities area. Source document(s): cyber_ir_sop.docx; cyber_rcm.xlsx - Risk &amp; Controls Matrix row 4.</w:t>
      </w:r>
    </w:p>
  </w:comment>
  <w:comment w:id="12" w:author="TRACE Document Uplift" w:date="2026-05-07T21:01:40+00:00">
    <w:p>
      <w:r>
        <w:t>Add SOP coverage for CC-004. Target: Procedure update; Why this was suggested: Add the missing activity to the process narrative. Source document(s): cyber_ir_sop.docx; cyber_rcm.xlsx - Risk &amp; Controls Matrix row 5.</w:t>
      </w:r>
    </w:p>
  </w:comment>
  <w:comment w:id="13" w:author="TRACE Document Uplift" w:date="2026-05-07T21:01:40+00:00">
    <w:p>
      <w:r>
        <w:t>Add SOP coverage for CC-004. Target: Responsibility update; Why this was suggested: Reflect the accountable role in the responsibilities area. Source document(s): cyber_ir_sop.docx; cyber_rcm.xlsx - Risk &amp; Controls Matrix row 5.</w:t>
      </w:r>
    </w:p>
  </w:comment>
  <w:comment w:id="14" w:author="TRACE Document Uplift" w:date="2026-05-07T21:01:40+00:00">
    <w:p>
      <w:r>
        <w:t>Add SOP coverage for CC-005. Target: Procedure update; Why this was suggested: Add the missing activity to the process narrative. Source document(s): cyber_ir_sop.docx; cyber_rcm.xlsx - Risk &amp; Controls Matrix row 6.</w:t>
      </w:r>
    </w:p>
  </w:comment>
  <w:comment w:id="15" w:author="TRACE Document Uplift" w:date="2026-05-07T21:01:40+00:00">
    <w:p>
      <w:r>
        <w:t>Add SOP coverage for CC-005. Target: Responsibility update; Why this was suggested: Reflect the accountable role in the responsibilities area. Source document(s): cyber_ir_sop.docx; cyber_rcm.xlsx - Risk &amp; Controls Matrix row 6.</w:t>
      </w:r>
    </w:p>
  </w:comment>
  <w:comment w:id="16" w:author="TRACE Document Uplift" w:date="2026-05-07T21:01:40+00:00">
    <w:p>
      <w:r>
        <w:t>Add SOP coverage for CC-006. Target: Procedure update; Why this was suggested: Add the missing activity to the process narrative. Source document(s): cyber_ir_sop.docx; cyber_rcm.xlsx - Risk &amp; Controls Matrix row 7.</w:t>
      </w:r>
    </w:p>
  </w:comment>
  <w:comment w:id="17" w:author="TRACE Document Uplift" w:date="2026-05-07T21:01:40+00:00">
    <w:p>
      <w:r>
        <w:t>Add SOP coverage for CC-006. Target: Responsibility update; Why this was suggested: Reflect the accountable role in the responsibilities area. Source document(s): cyber_ir_sop.docx; cyber_rcm.xlsx - Risk &amp; Controls Matrix row 7.</w:t>
      </w:r>
    </w:p>
  </w:comment>
  <w:comment w:id="18" w:author="TRACE Document Uplift" w:date="2026-05-07T21:01:40+00:00">
    <w:p>
      <w:r>
        <w:t>Add SOP coverage for CC-007. Target: Procedure update; Why this was suggested: Add the missing activity to the process narrative. Source document(s): cyber_ir_sop.docx; cyber_rcm.xlsx - Risk &amp; Controls Matrix row 8.</w:t>
      </w:r>
    </w:p>
  </w:comment>
  <w:comment w:id="19" w:author="TRACE Document Uplift" w:date="2026-05-07T21:01:40+00:00">
    <w:p>
      <w:r>
        <w:t>Add SOP coverage for CC-007. Target: Responsibility update; Why this was suggested: Reflect the accountable role in the responsibilities area. Source document(s): cyber_ir_sop.docx; cyber_rcm.xlsx - Risk &amp; Controls Matrix row 8.</w:t>
      </w:r>
    </w:p>
  </w:comment>
  <w:comment w:id="20" w:author="TRACE Document Uplift" w:date="2026-05-07T21:01:40+00:00">
    <w:p>
      <w:r>
        <w:t>Add SOP coverage for CC-009. Target: Procedure update; Why this was suggested: Add the missing activity to the process narrative. Source document(s): cyber_ir_sop.docx; cyber_rcm.xlsx - Risk &amp; Controls Matrix row 10.</w:t>
      </w:r>
    </w:p>
  </w:comment>
  <w:comment w:id="21" w:author="TRACE Document Uplift" w:date="2026-05-07T21:01:40+00:00">
    <w:p>
      <w:r>
        <w:t>Add SOP coverage for CC-009. Target: Responsibility update; Why this was suggested: Reflect the accountable role in the responsibilities area. Source document(s): cyber_ir_sop.docx; cyber_rcm.xlsx - Risk &amp; Controls Matrix row 10.</w:t>
      </w:r>
    </w:p>
  </w:comment>
  <w:comment w:id="22" w:author="TRACE Document Uplift" w:date="2026-05-07T21:01:40+00:00">
    <w:p>
      <w:r>
        <w:t>Add SOP coverage for CC-011. Target: Procedure update; Why this was suggested: Add the missing activity to the process narrative. Source document(s): cyber_ir_sop.docx; cyber_rcm.xlsx - Risk &amp; Controls Matrix row 12.</w:t>
      </w:r>
    </w:p>
  </w:comment>
  <w:comment w:id="23" w:author="TRACE Document Uplift" w:date="2026-05-07T21:01:40+00:00">
    <w:p>
      <w:r>
        <w:t>Add SOP coverage for CC-011. Target: Responsibility update; Why this was suggested: Reflect the accountable role in the responsibilities area. Source document(s): cyber_ir_sop.docx; cyber_rcm.xlsx - Risk &amp; Controls Matrix row 12.</w:t>
      </w:r>
    </w:p>
  </w:comment>
  <w:comment w:id="24" w:author="TRACE Document Uplift" w:date="2026-05-07T21:01:40+00:00">
    <w:p>
      <w:r>
        <w:t>Add SOP coverage for CC-012. Target: Procedure update; Why this was suggested: Add the missing activity to the process narrative. Source document(s): cyber_ir_sop.docx; cyber_rcm.xlsx - Risk &amp; Controls Matrix row 13.</w:t>
      </w:r>
    </w:p>
  </w:comment>
  <w:comment w:id="25" w:author="TRACE Document Uplift" w:date="2026-05-07T21:01:40+00:00">
    <w:p>
      <w:r>
        <w:t>Add SOP coverage for CC-012. Target: Responsibility update; Why this was suggested: Reflect the accountable role in the responsibilities area. Source document(s): cyber_ir_sop.docx; cyber_rcm.xlsx - Risk &amp; Controls Matrix row 13.</w:t>
      </w:r>
    </w:p>
  </w:comment>
  <w:comment w:id="26" w:author="TRACE Document Uplift" w:date="2026-05-07T21:01:40+00:00">
    <w:p>
      <w:r>
        <w:t>Add SOP coverage for CC-014. Target: Procedure update; Why this was suggested: Add the missing activity to the process narrative. Source document(s): cyber_ir_sop.docx; cyber_rcm.xlsx - Risk &amp; Controls Matrix row 15.</w:t>
      </w:r>
    </w:p>
  </w:comment>
  <w:comment w:id="27" w:author="TRACE Document Uplift" w:date="2026-05-07T21:01:40+00:00">
    <w:p>
      <w:r>
        <w:t>Add SOP coverage for CC-014. Target: Responsibility update; Why this was suggested: Reflect the accountable role in the responsibilities area. Source document(s): cyber_ir_sop.docx; cyber_rcm.xlsx - Risk &amp; Controls Matrix row 15.</w:t>
      </w:r>
    </w:p>
  </w:comment>
  <w:comment w:id="28" w:author="TRACE Document Uplift" w:date="2026-05-07T21:01:40+00:00">
    <w:p>
      <w:r>
        <w:t>Add SOP coverage for CC-015. Target: Procedure update; Why this was suggested: Add the missing activity to the process narrative. Source document(s): cyber_ir_sop.docx; cyber_rcm.xlsx - Risk &amp; Controls Matrix row 16.</w:t>
      </w:r>
    </w:p>
  </w:comment>
  <w:comment w:id="29" w:author="TRACE Document Uplift" w:date="2026-05-07T21:01:40+00:00">
    <w:p>
      <w:r>
        <w:t>Add SOP coverage for CC-015. Target: Responsibility update; Why this was suggested: Reflect the accountable role in the responsibilities area. Source document(s): cyber_ir_sop.docx; cyber_rcm.xlsx - Risk &amp; Controls Matrix row 16.</w:t>
      </w:r>
    </w:p>
  </w:comment>
  <w:comment w:id="30" w:author="TRACE Document Uplift" w:date="2026-05-07T21:01:40+00:00">
    <w:p>
      <w:r>
        <w:t>Add SOP coverage for CC-016. Target: Procedure update; Why this was suggested: Add the missing activity to the process narrative. Source document(s): cyber_ir_sop.docx; cyber_rcm.xlsx - Risk &amp; Controls Matrix row 17.</w:t>
      </w:r>
    </w:p>
  </w:comment>
  <w:comment w:id="31" w:author="TRACE Document Uplift" w:date="2026-05-07T21:01:40+00:00">
    <w:p>
      <w:r>
        <w:t>Add SOP coverage for CC-016. Target: Responsibility update; Why this was suggested: Reflect the accountable role in the responsibilities area. Source document(s): cyber_ir_sop.docx; cyber_rcm.xlsx - Risk &amp; Controls Matrix row 17.</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FA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2026-05-07T18:12:04.650Z</dcterms:created>
  <dcterms:modified xsi:type="dcterms:W3CDTF">2026-05-07T18:12:04.668Z</dcterms:modified>
</cp:coreProperties>
</file>

<file path=docProps/custom.xml><?xml version="1.0" encoding="utf-8"?>
<Properties xmlns="http://schemas.openxmlformats.org/officeDocument/2006/custom-properties" xmlns:vt="http://schemas.openxmlformats.org/officeDocument/2006/docPropsVTypes"/>
</file>