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p>
            <w:pPr/>
            <w:commentRangeStart w:id="19"/>
            <w:ins w:id="40" w:author="TRACE Document Uplift" w:date="2026-05-07T19:15:25+00:00">
              <w:r>
                <w:t>Maintains client identification records, KYC documents, account records, transaction records, and STRs in the approved document management system within 5 business days of creation.</w:t>
              </w:r>
            </w:ins>
            <w:commentRangeEnd w:id="19"/>
            <w:r>
              <w:commentReference w:id="19"/>
            </w:r>
          </w:p>
          <w:p>
            <w:pPr/>
            <w:commentRangeStart w:id="15"/>
            <w:ins w:id="32" w:author="TRACE Document Uplift" w:date="2026-05-07T19:15:25+00:00">
              <w:r>
                <w:t>Reviews and updates KYC information on a frequency based on client risk rating: Low – every 3 years; Medium – annually; High – semi-annually.</w:t>
              </w:r>
            </w:ins>
            <w:commentRangeEnd w:id="15"/>
            <w:r>
              <w:commentReference w:id="15"/>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r>
              <w:t xml:space="preserve"> </w:t>
            </w:r>
            <w:commentRangeStart w:id="11"/>
            <w:ins w:id="24" w:author="TRACE Document Uplift" w:date="2026-05-07T19:15:25+00:00">
              <w:r>
                <w:t>Performs Enhanced Due Diligence for high-risk clients and all identified PEPs, HIOs, and their close associates.</w:t>
              </w:r>
            </w:ins>
            <w:commentRangeEnd w:id="11"/>
            <w:r>
              <w:commentReference w:id="11"/>
            </w:r>
            <w:commentRangeStart w:id="13"/>
            <w:ins w:id="28" w:author="TRACE Document Uplift" w:date="2026-05-07T19:15:25+00:00">
              <w:r>
                <w:t>Coordinates submission of exceptions to standard onboarding requirements to Compliance for review and approval.</w:t>
              </w:r>
            </w:ins>
            <w:commentRangeEnd w:id="13"/>
            <w:r>
              <w:commentReference w:id="13"/>
            </w:r>
            <w:commentRangeStart w:id="17"/>
            <w:ins w:id="36" w:author="TRACE Document Uplift" w:date="2026-05-07T19:15:25+00:00">
              <w:r>
                <w:t>Escalates suspicious activity to the AML/ATF Officer immediately upon identification.</w:t>
              </w:r>
            </w:ins>
            <w:commentRangeEnd w:id="17"/>
            <w:r>
              <w:commentReference w:id="17"/>
            </w:r>
            <w:commentRangeStart w:id="21"/>
            <w:ins w:id="44" w:author="TRACE Document Uplift" w:date="2026-05-07T19:15:25+00:00">
              <w:r>
                <w:t>Performs re-screening of active wealth management clients against sanctions lists, PEP/HIO databases, and adverse media on an annual basis and upon trigger events such as adverse news alerts.</w:t>
              </w:r>
            </w:ins>
            <w:commentRangeEnd w:id="21"/>
            <w:r>
              <w:commentReference w:id="21"/>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19:15:25+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19:15:25+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19:15:25+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19:15:25+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19:15:25+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19:15:25+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19:15:24+00:00">
        <w:r>
          <w:delText>Copies of identification documents are scanned and stored in the document management system.</w:delText>
        </w:r>
      </w:del>
      <w:commentRangeStart w:id="3"/>
      <w:ins w:id="8" w:author="TRACE Document Uplift" w:date="2026-05-07T19:15:24+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19:15:24+00:00">
        <w:r>
          <w:delText>The IA/RM completes the New Account Application Form (NAAF) using the approved template (TMD-NAAF-STD).</w:delText>
        </w:r>
      </w:del>
      <w:commentRangeStart w:id="0"/>
      <w:ins w:id="2" w:author="TRACE Document Uplift" w:date="2026-05-07T19:15:24+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19:15:24+00:00">
        <w:r>
          <w:delText>Incomplete NAAFs are returned to the IA/RM for remediation.</w:delText>
        </w:r>
      </w:del>
      <w:commentRangeStart w:id="4"/>
      <w:ins w:id="10" w:author="TRACE Document Uplift" w:date="2026-05-07T19:15:24+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19:15:24+00:00">
        <w:r>
          <w:t>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pStyle w:val="Heading2"/>
      </w:pPr>
      <w:commentRangeStart w:id="7"/>
      <w:ins w:id="16" w:author="TRACE Document Uplift" w:date="2026-05-07T19:15:24+00:00">
        <w:r>
          <w:t>In accordance with CIRO Rule 3200 and NI 31-103 s.13.3–13.4, a documented suitability assessment must be completed and stored in the client file before any investment recommendations are made or any trading commences on the account. Account activation is gated until this documentation is uploaded to ensure compliance with the established regulatory basis.</w:t>
        </w:r>
      </w:ins>
      <w:commentRangeEnd w:id="7"/>
      <w:r>
        <w:commentReference w:id="7"/>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19:15:25+00:00">
        <w:r>
          <w:delText>5.7  Ongoing KYC Refresh</w:delText>
        </w:r>
      </w:del>
      <w:commentRangeStart w:id="9"/>
      <w:ins w:id="20" w:author="TRACE Document Uplift" w:date="2026-05-07T19:15:25+00:00">
        <w:r>
          <w:t>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19:15:24+00:00">
        <w:r>
          <w:delText>KYC refresh is performed at least annually or as per the risk rating.</w:delText>
        </w:r>
      </w:del>
      <w:commentRangeStart w:id="1"/>
      <w:ins w:id="4" w:author="TRACE Document Uplift" w:date="2026-05-07T19:15:24+00:00">
        <w:r>
          <w:t>KYC information is reviewed and updated based on the client risk rating: Low risk – every 3 years; Medium risk – annually;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19:15:24+00:00">
        <w:r>
          <w:delText>The STR must be completed and submitted. Transaction records are retained for 7 years.</w:delText>
        </w:r>
      </w:del>
      <w:commentRangeStart w:id="2"/>
      <w:ins w:id="6" w:author="TRACE Document Uplift" w:date="2026-05-07T19:15:24+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pPr/>
      <w:commentRangeStart w:id="8"/>
      <w:ins w:id="18" w:author="TRACE Document Uplift" w:date="2026-05-07T19:15:24+00:00">
        <w:r>
          <w:t>Exception Approval Authorities: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p>
            <w:pPr/>
            <w:commentRangeStart w:id="6"/>
            <w:ins w:id="14" w:author="TRACE Document Uplift" w:date="2026-05-07T19:15:24+00:00">
              <w:r>
                <w:t>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19:15:25+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19:15:25+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19:15:25+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19:15:25+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19:15:25+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19:15:25+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19:15:25+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19:15:25+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19:15:25+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19:15:25+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19:15:25+00:00">
    <w:p>
      <w:r>
        <w:t>Add SOP coverage for C-06. Target: Procedure update; Why this was suggested: Add the missing activity to the process narrative. Source document(s): WM_Client_Onboarding_KYC_SOP_v3.1.docx; WM_Risk_Controls_Matrix.xlsx - Risk Control Matrix row 8.</w:t>
      </w:r>
    </w:p>
  </w:comment>
  <w:comment w:id="11" w:author="TRACE Document Uplift" w:date="2026-05-07T19:15:25+00:00">
    <w:p>
      <w:r>
        <w:t>Add SOP coverage for C-06. Target: 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19:15:25+00:00">
    <w:p>
      <w:r>
        <w:t>Add SOP coverage for C-07. Target: Procedure update; Why this was suggested: Add the missing activity to the process narrative. Source document(s): WM_Client_Onboarding_KYC_SOP_v3.1.docx; WM_Risk_Controls_Matrix.xlsx - Risk Control Matrix row 9.</w:t>
      </w:r>
    </w:p>
  </w:comment>
  <w:comment w:id="13" w:author="TRACE Document Uplift" w:date="2026-05-07T19:15:25+00:00">
    <w:p>
      <w:r>
        <w:t>Add SOP coverage for C-07. Target: 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19:15:25+00:00">
    <w:p>
      <w:r>
        <w:t>Add SOP coverage for C-09. Target: Procedure update; Why this was suggested: Add the missing activity to the process narrative. Source document(s): WM_Client_Onboarding_KYC_SOP_v3.1.docx; WM_Risk_Controls_Matrix.xlsx - Risk Control Matrix row 11.</w:t>
      </w:r>
    </w:p>
  </w:comment>
  <w:comment w:id="15" w:author="TRACE Document Uplift" w:date="2026-05-07T19:15:25+00:00">
    <w:p>
      <w:r>
        <w:t>Add SOP coverage for C-09. Target: 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19:15:25+00:00">
    <w:p>
      <w:r>
        <w:t>Add SOP coverage for C-10. Target: Procedure update; Why this was suggested: Add the missing activity to the process narrative. Source document(s): WM_Client_Onboarding_KYC_SOP_v3.1.docx; WM_Risk_Controls_Matrix.xlsx - Risk Control Matrix row 12.</w:t>
      </w:r>
    </w:p>
  </w:comment>
  <w:comment w:id="17" w:author="TRACE Document Uplift" w:date="2026-05-07T19:15:25+00:00">
    <w:p>
      <w:r>
        <w:t>Add SOP coverage for C-10. Target: 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19:15:25+00:00">
    <w:p>
      <w:r>
        <w:t>Add SOP coverage for C-11. Target: Procedure update; Why this was suggested: Add the missing activity to the process narrative. Source document(s): WM_Client_Onboarding_KYC_SOP_v3.1.docx; WM_Risk_Controls_Matrix.xlsx - Risk Control Matrix row 13.</w:t>
      </w:r>
    </w:p>
  </w:comment>
  <w:comment w:id="19" w:author="TRACE Document Uplift" w:date="2026-05-07T19:15:25+00:00">
    <w:p>
      <w:r>
        <w:t>Add SOP coverage for C-11. Target: 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19:15:25+00:00">
    <w:p>
      <w:r>
        <w:t>Add SOP coverage for C-12. Target: Procedure update; Why this was suggested: Add the missing activity to the process narrative. Source document(s): WM_Client_Onboarding_KYC_SOP_v3.1.docx; WM_Risk_Controls_Matrix.xlsx - Risk Control Matrix row 14.</w:t>
      </w:r>
    </w:p>
  </w:comment>
  <w:comment w:id="21" w:author="TRACE Document Uplift" w:date="2026-05-07T19:15:25+00:00">
    <w:p>
      <w:r>
        <w:t>Add SOP coverage for C-12. Target: 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