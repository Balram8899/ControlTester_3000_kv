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0"/>
          <w:szCs w:val="40"/>
        </w:rPr>
        <w:t xml:space="preserve">CYBER INCIDENT RESPONSE</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 Incident Response Standard Operating Procedure</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SOP-CSIRT-001</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1.2</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IT Security Team</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CISO</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March 2024</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 Purpose</w:t>
      </w:r>
    </w:p>
    <w:p>
      <w:pPr>
        <w:spacing w:after="80" w:before="80"/>
      </w:pPr>
      <w:r>
        <w:rPr>
          <w:rFonts w:ascii="Arial" w:cs="Arial" w:eastAsia="Arial" w:hAnsi="Arial"/>
          <w:color w:val="000000"/>
          <w:sz w:val="19"/>
          <w:szCs w:val="19"/>
        </w:rPr>
        <w:t xml:space="preserve">This Standard Operating Procedure (SOP) defines the process for detecting, responding to, and recovering from cybersecurity incidents at the bank. The goal is to minimise the impact of security incidents on the bank's operations, customers, and reputation.</w:t>
      </w:r>
    </w:p>
    <w:p>
      <w:pPr>
        <w:spacing w:after="80" w:before="80"/>
      </w:pPr>
      <w:r>
        <w:rPr>
          <w:rFonts w:ascii="Arial" w:cs="Arial" w:eastAsia="Arial" w:hAnsi="Arial"/>
          <w:color w:val="000000"/>
          <w:sz w:val="19"/>
          <w:szCs w:val="19"/>
        </w:rPr>
        <w:t xml:space="preserve">This document should be used by the IT Security team and other relevant stakeholders when a cybersecurity incident is suspected or confirmed.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2. Scope</w:t>
      </w:r>
    </w:p>
    <w:p>
      <w:pPr>
        <w:spacing w:after="80" w:before="80"/>
      </w:pPr>
      <w:r>
        <w:rPr>
          <w:rFonts w:ascii="Arial" w:cs="Arial" w:eastAsia="Arial" w:hAnsi="Arial"/>
          <w:color w:val="000000"/>
          <w:sz w:val="19"/>
          <w:szCs w:val="19"/>
        </w:rPr>
        <w:t xml:space="preserve">This SOP applies to all cybersecurity incidents affecting the bank's information systems, networks, applications, and data. This includes:</w:t>
      </w:r>
    </w:p>
    <w:p>
      <w:pPr>
        <w:pStyle w:val="ListParagraph"/>
        <w:numPr>
          <w:ilvl w:val="0"/>
          <w:numId w:val="2"/>
        </w:numPr>
        <w:spacing w:after="40" w:before="40"/>
      </w:pPr>
      <w:r>
        <w:rPr>
          <w:rFonts w:ascii="Arial" w:cs="Arial" w:eastAsia="Arial" w:hAnsi="Arial"/>
          <w:sz w:val="19"/>
          <w:szCs w:val="19"/>
        </w:rPr>
        <w:t xml:space="preserve">All IT systems and infrastructure owned or operated by the bank</w:t>
      </w:r>
    </w:p>
    <w:p>
      <w:pPr>
        <w:pStyle w:val="ListParagraph"/>
        <w:numPr>
          <w:ilvl w:val="0"/>
          <w:numId w:val="2"/>
        </w:numPr>
        <w:spacing w:after="40" w:before="40"/>
      </w:pPr>
      <w:r>
        <w:rPr>
          <w:rFonts w:ascii="Arial" w:cs="Arial" w:eastAsia="Arial" w:hAnsi="Arial"/>
          <w:sz w:val="19"/>
          <w:szCs w:val="19"/>
        </w:rPr>
        <w:t xml:space="preserve">Third-party systems that process or store bank data</w:t>
      </w:r>
    </w:p>
    <w:p>
      <w:pPr>
        <w:pStyle w:val="ListParagraph"/>
        <w:numPr>
          <w:ilvl w:val="0"/>
          <w:numId w:val="2"/>
        </w:numPr>
        <w:spacing w:after="40" w:before="40"/>
      </w:pPr>
      <w:r>
        <w:rPr>
          <w:rFonts w:ascii="Arial" w:cs="Arial" w:eastAsia="Arial" w:hAnsi="Arial"/>
          <w:sz w:val="19"/>
          <w:szCs w:val="19"/>
        </w:rPr>
        <w:t xml:space="preserve">All employees, contractors, and vendors who have access to bank systems</w:t>
      </w:r>
    </w:p>
    <w:p>
      <w:pPr>
        <w:spacing w:after="80" w:before="80"/>
      </w:pPr>
      <w:r>
        <w:rPr>
          <w:rFonts w:ascii="Arial" w:cs="Arial" w:eastAsia="Arial" w:hAnsi="Arial"/>
          <w:color w:val="000000"/>
          <w:sz w:val="19"/>
          <w:szCs w:val="19"/>
        </w:rPr>
        <w:t xml:space="preserve">The following are out of scope for this procedure:</w:t>
      </w:r>
    </w:p>
    <w:p>
      <w:pPr/>
      <w:commentRangeStart w:id="2"/>
      <w:ins w:id="6" w:author="TRACE Document Uplift" w:date="2026-05-07T22:10:49+00:00">
        <w:r>
          <w:t>This procedure addresses the open issue to automate the Privileged Access Review (PAR) using IAM tooling. A hard deadline is established for this initiative, requiring formal sign-off from the CISO. The following parameters govern the resolution of this issue:; Owner: [Designated Owner]; Resolution Criteria: Successful implementation of automated PAR utilizing IAM tooling.; Escalation Path: [Defined Escalation Path]; Due Date or Review Cadence: [Specified Due Date or Review Cadence]; Retained Evidence: Documented CISO sign-off and system-generated automation records.</w:t>
        </w:r>
      </w:ins>
      <w:commentRangeEnd w:id="2"/>
      <w:r>
        <w:commentReference w:id="2"/>
      </w:r>
    </w:p>
    <w:p>
      <w:pPr>
        <w:pStyle w:val="ListParagraph"/>
        <w:numPr>
          <w:ilvl w:val="0"/>
          <w:numId w:val="2"/>
        </w:numPr>
        <w:spacing w:after="40" w:before="40"/>
      </w:pPr>
      <w:r>
        <w:rPr>
          <w:rFonts w:ascii="Arial" w:cs="Arial" w:eastAsia="Arial" w:hAnsi="Arial"/>
          <w:sz w:val="19"/>
          <w:szCs w:val="19"/>
        </w:rPr>
        <w:t xml:space="preserve">Physical security incidents (refer to the Physical Security policy)</w:t>
      </w:r>
    </w:p>
    <w:p>
      <w:pPr>
        <w:pStyle w:val="ListParagraph"/>
        <w:numPr>
          <w:ilvl w:val="0"/>
          <w:numId w:val="2"/>
        </w:numPr>
        <w:spacing w:after="40" w:before="40"/>
      </w:pPr>
      <w:r>
        <w:rPr>
          <w:rFonts w:ascii="Arial" w:cs="Arial" w:eastAsia="Arial" w:hAnsi="Arial"/>
          <w:sz w:val="19"/>
          <w:szCs w:val="19"/>
        </w:rPr>
        <w:t xml:space="preserve">Fraud incidents not involving a cybersecurity component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Cybersecurity Incident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 event that has or may have an adverse effect on the confidentiality, integrity, or availability of information systems or data.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Threat Actor</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 individual, group, or organisation responsible for carrying out a cyberattack.</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Indicator of Compromise (IoC)</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Evidence that a system or network has been compromised, such as unusual network traffic or unexpected file changes.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SIEM</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Information and Event Management system used to aggregate and correlate security logs.</w:t>
            </w:r>
          </w:p>
          <w:p>
            <w:pPr/>
            <w:commentRangeStart w:id="1"/>
            <w:ins w:id="4" w:author="TRACE Document Uplift" w:date="2026-05-07T22:10:49+00:00">
              <w:r>
                <w:t>Open Issue: Deployment of Hardware FIDO2 Tokens for Tier-1 Privileged Accounts Owner: Identity and Access Management (IAM) Lead Resolution Criteria: All Tier-1 privileged accounts must be configured to require hardware FIDO2 tokens for authentication, with 100% deployment and enforcement verified. Escalation Path: Chief Information Security Officer (CISO) Due Date / Review Cadence: Target completion by Q2 2025; progress shall be reviewed on a monthly cadence. Retained Evidence: Hardware token distribution logs, system configuration audit reports, and authentication logs demonstrating enforced FIDO2 usage.</w:t>
              </w:r>
            </w:ins>
            <w:commentRangeEnd w:id="1"/>
            <w:r>
              <w:commentReference w:id="1"/>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RTO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Recovery Time Objective — the target duration for restoring operations after an incident.</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4. Roles and Responsibilities</w:t>
      </w:r>
    </w:p>
    <w:p>
      <w:pPr>
        <w:spacing w:after="80" w:before="80"/>
      </w:pPr>
      <w:del w:id="37" w:author="TRACE Document Uplift" w:date="2026-05-07T22:10:50+00:00">
        <w:r>
          <w:delText>The following roles are involved in the incident response process. Each team should be aware of their responsibilities and be ready to act when an incident occurs.</w:delText>
        </w:r>
      </w:del>
      <w:commentRangeStart w:id="18"/>
      <w:ins w:id="38" w:author="TRACE Document Uplift" w:date="2026-05-07T22:10:50+00:00">
        <w:r>
          <w:t>| Role | Responsibilities | | --- | --- | | IAM Team | Manages MFA enforcement and privileged account revocation during containment. | | Network Ops | Manages DDoS mitigation and WAF rule updates during an incident. | | Cloud Security | Assists in CSPM-related incidents and cloud infrastructure isolation. |</w:t>
        </w:r>
      </w:ins>
      <w:commentRangeEnd w:id="18"/>
      <w:r>
        <w:commentReference w:id="18"/>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Overall accountability for cybersecurity. Should be informed of significant incidents.</w:t>
            </w:r>
          </w:p>
          <w:p>
            <w:pPr/>
            <w:commentRangeStart w:id="50"/>
            <w:ins w:id="102" w:author="TRACE Document Uplift" w:date="2026-05-07T22:10:50+00:00">
              <w:r>
                <w:t>Performs dMARC, DKIM, SPF enforced on all outbound email domains; BEC awareness training included in annual programme.</w:t>
              </w:r>
            </w:ins>
            <w:commentRangeEnd w:id="50"/>
            <w:r>
              <w:commentReference w:id="50"/>
            </w:r>
          </w:p>
          <w:p>
            <w:pPr/>
            <w:commentRangeStart w:id="48"/>
            <w:ins w:id="98" w:author="TRACE Document Uplift" w:date="2026-05-07T22:10:50+00:00">
              <w:r>
                <w:t>Performs biometric access control and CCTV surveillance at all data centre entry points; visitor escort policy enforced.</w:t>
              </w:r>
            </w:ins>
            <w:commentRangeEnd w:id="48"/>
            <w:r>
              <w:commentReference w:id="48"/>
            </w:r>
          </w:p>
          <w:p>
            <w:pPr/>
            <w:commentRangeStart w:id="46"/>
            <w:ins w:id="94" w:author="TRACE Document Uplift" w:date="2026-05-07T22:10:50+00:00">
              <w:r>
                <w:t>Performs transaction monitoring rules with ML-based anomaly detection; customer-level transaction limits enforced; 2FA for high-value transactions.</w:t>
              </w:r>
            </w:ins>
            <w:commentRangeEnd w:id="46"/>
            <w:r>
              <w:commentReference w:id="46"/>
            </w:r>
          </w:p>
          <w:p>
            <w:pPr/>
            <w:commentRangeStart w:id="44"/>
            <w:ins w:id="90" w:author="TRACE Document Uplift" w:date="2026-05-07T22:10:50+00:00">
              <w:r>
                <w:t>Performs quarterly compliance review against regulatory requirements; RBI CSF self-assessment submitted annually.</w:t>
              </w:r>
            </w:ins>
            <w:commentRangeEnd w:id="44"/>
            <w:r>
              <w:commentReference w:id="44"/>
            </w:r>
          </w:p>
          <w:p>
            <w:pPr/>
            <w:commentRangeStart w:id="42"/>
            <w:ins w:id="86" w:author="TRACE Document Uplift" w:date="2026-05-07T22:10:50+00:00">
              <w:r>
                <w:t>Performs sWIFT Customer Security Programme (CSP) controls implemented; dual-operator authorisation for all outgoing SWIFT messages.</w:t>
              </w:r>
            </w:ins>
            <w:commentRangeEnd w:id="42"/>
            <w:r>
              <w:commentReference w:id="42"/>
            </w:r>
          </w:p>
          <w:p>
            <w:pPr/>
            <w:commentRangeStart w:id="40"/>
            <w:ins w:id="82" w:author="TRACE Document Uplift" w:date="2026-05-07T22:10:50+00:00">
              <w:r>
                <w:t>Performs mobile application obfuscation and certificate pinning implemented; RASP (Runtime Application Self-Protection) enabled.</w:t>
              </w:r>
            </w:ins>
            <w:commentRangeEnd w:id="40"/>
            <w:r>
              <w:commentReference w:id="40"/>
            </w:r>
          </w:p>
          <w:p>
            <w:pPr/>
            <w:commentRangeStart w:id="38"/>
            <w:ins w:id="78" w:author="TRACE Document Uplift" w:date="2026-05-07T22:10:50+00:00">
              <w:r>
                <w:t>Performs annual VAPT by approved third-party vendor; SAST/DAST integrated into SDLC pipeline; WAF rules updated quarterly.</w:t>
              </w:r>
            </w:ins>
            <w:commentRangeEnd w:id="38"/>
            <w:r>
              <w:commentReference w:id="38"/>
            </w:r>
          </w:p>
          <w:p>
            <w:pPr/>
            <w:commentRangeStart w:id="36"/>
            <w:ins w:id="74" w:author="TRACE Document Uplift" w:date="2026-05-07T22:10:50+00:00">
              <w:r>
                <w:t>Performs data Loss Prevention (DLP) solution deployed on email and web gateways; USB storage ports disabled on employee workstations.</w:t>
              </w:r>
            </w:ins>
            <w:commentRangeEnd w:id="36"/>
            <w:r>
              <w:commentReference w:id="36"/>
            </w:r>
          </w:p>
          <w:p>
            <w:pPr/>
            <w:commentRangeStart w:id="34"/>
            <w:ins w:id="70" w:author="TRACE Document Uplift" w:date="2026-05-07T22:10:50+00:00">
              <w:r>
                <w:t>Performs dDoS mitigation service (scrubbing centre) contracted with ISP; rate limiting and WAF rules configured.</w:t>
              </w:r>
            </w:ins>
            <w:commentRangeEnd w:id="34"/>
            <w:r>
              <w:commentReference w:id="34"/>
            </w:r>
          </w:p>
          <w:p>
            <w:pPr/>
            <w:commentRangeStart w:id="32"/>
            <w:ins w:id="66" w:author="TRACE Document Uplift" w:date="2026-05-07T22:10:50+00:00">
              <w:r>
                <w:t>Performs vendor risk assessment and third-party penetration testing conducted prior to onboarding and annually thereafter.</w:t>
              </w:r>
            </w:ins>
            <w:commentRangeEnd w:id="32"/>
            <w:r>
              <w:commentReference w:id="32"/>
            </w:r>
          </w:p>
          <w:p>
            <w:pPr/>
            <w:commentRangeStart w:id="30"/>
            <w:ins w:id="62" w:author="TRACE Document Uplift" w:date="2026-05-07T22:10:50+00:00">
              <w:r>
                <w:t>Performs quarterly Privileged Access Review (PAR) conducted by IAM and business unit owners; separation of duties enforced in core banking.</w:t>
              </w:r>
            </w:ins>
            <w:commentRangeEnd w:id="30"/>
            <w:r>
              <w:commentReference w:id="30"/>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Team / SOC</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Monitors security alerts, conducts triage, coordinates response activities.</w:t>
            </w:r>
            <w:r>
              <w:t xml:space="preserve"> </w:t>
            </w:r>
            <w:commentRangeStart w:id="28"/>
            <w:ins w:id="58" w:author="TRACE Document Uplift" w:date="2026-05-07T22:10:50+00:00">
              <w:r>
                <w:t>Performs endpoint Detection &amp; Response (EDR) deployed across all managed endpoints with real-time alerting to SOC.</w:t>
              </w:r>
            </w:ins>
            <w:commentRangeEnd w:id="28"/>
            <w:r>
              <w:commentReference w:id="28"/>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Incident Response Manager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Manages the response process and communication during an incident. Usually the IT Security Head.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Operations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Supports containment and recovery activities as directed by the security team.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 Compliance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Advises on regulatory and legal obligations. Involved when required.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Senior Management</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Should be kept informed of major incidents that affect the business.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HR Department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Involved in cases where an employee is suspected of wrongdoing.</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5. Incident Classification</w:t>
      </w:r>
    </w:p>
    <w:p>
      <w:pPr>
        <w:spacing w:after="80" w:before="80"/>
      </w:pPr>
      <w:r>
        <w:rPr>
          <w:rFonts w:ascii="Arial" w:cs="Arial" w:eastAsia="Arial" w:hAnsi="Arial"/>
          <w:color w:val="000000"/>
          <w:sz w:val="19"/>
          <w:szCs w:val="19"/>
        </w:rPr>
        <w:t xml:space="preserve">Not all security events are incidents. When an alert is received, the SOC analyst should assess whether it represents a genuine incident or a false positive.</w:t>
      </w:r>
    </w:p>
    <w:p>
      <w:pPr/>
      <w:commentRangeStart w:id="49"/>
      <w:ins w:id="100" w:author="TRACE Document Uplift" w:date="2026-05-07T22:10:50+00:00">
        <w:r>
          <w:t>The Email Security performs dMARC, DKIM, SPF enforced on all outbound email domains; BEC awareness training included in annual programme. Retained evidence includes the relevant evidence.</w:t>
        </w:r>
      </w:ins>
      <w:commentRangeEnd w:id="49"/>
      <w:r>
        <w:commentReference w:id="49"/>
      </w:r>
    </w:p>
    <w:p>
      <w:pPr/>
      <w:commentRangeStart w:id="47"/>
      <w:ins w:id="96" w:author="TRACE Document Uplift" w:date="2026-05-07T22:10:50+00:00">
        <w:r>
          <w:t>The Physical Security performs biometric access control and CCTV surveillance at all data centre entry points; visitor escort policy enforced. Retained evidence includes the relevant evidence.</w:t>
        </w:r>
      </w:ins>
      <w:commentRangeEnd w:id="47"/>
      <w:r>
        <w:commentReference w:id="47"/>
      </w:r>
    </w:p>
    <w:p>
      <w:pPr/>
      <w:commentRangeStart w:id="45"/>
      <w:ins w:id="92" w:author="TRACE Document Uplift" w:date="2026-05-07T22:10:50+00:00">
        <w:r>
          <w:t>The Fraud Risk performs transaction monitoring rules with ML-based anomaly detection; customer-level transaction limits enforced; 2FA for high-value transactions. Retained evidence includes the relevant evidence.</w:t>
        </w:r>
      </w:ins>
      <w:commentRangeEnd w:id="45"/>
      <w:r>
        <w:commentReference w:id="45"/>
      </w:r>
    </w:p>
    <w:p>
      <w:pPr/>
      <w:commentRangeStart w:id="43"/>
      <w:ins w:id="88" w:author="TRACE Document Uplift" w:date="2026-05-07T22:10:50+00:00">
        <w:r>
          <w:t>The Compliance performs quarterly compliance review against regulatory requirements; RBI CSF self-assessment submitted annually. Retained evidence includes the relevant evidence.</w:t>
        </w:r>
      </w:ins>
      <w:commentRangeEnd w:id="43"/>
      <w:r>
        <w:commentReference w:id="43"/>
      </w:r>
    </w:p>
    <w:p>
      <w:pPr/>
      <w:commentRangeStart w:id="41"/>
      <w:ins w:id="84" w:author="TRACE Document Uplift" w:date="2026-05-07T22:10:50+00:00">
        <w:r>
          <w:t>The Treasury IT performs sWIFT Customer Security Programme (CSP) controls implemented; dual-operator authorisation for all outgoing SWIFT messages. Retained evidence includes the relevant evidence.</w:t>
        </w:r>
      </w:ins>
      <w:commentRangeEnd w:id="41"/>
      <w:r>
        <w:commentReference w:id="41"/>
      </w:r>
    </w:p>
    <w:p>
      <w:pPr/>
      <w:commentRangeStart w:id="39"/>
      <w:ins w:id="80" w:author="TRACE Document Uplift" w:date="2026-05-07T22:10:50+00:00">
        <w:r>
          <w:t>The Mobile AppSec performs mobile application obfuscation and certificate pinning implemented; RASP (Runtime Application Self-Protection) enabled. Retained evidence includes the relevant evidence.</w:t>
        </w:r>
      </w:ins>
      <w:commentRangeEnd w:id="39"/>
      <w:r>
        <w:commentReference w:id="39"/>
      </w:r>
    </w:p>
    <w:p>
      <w:pPr/>
      <w:commentRangeStart w:id="37"/>
      <w:ins w:id="76" w:author="TRACE Document Uplift" w:date="2026-05-07T22:10:50+00:00">
        <w:r>
          <w:t>The AppSec performs annual VAPT by approved third-party vendor; SAST/DAST integrated into SDLC pipeline; WAF rules updated quarterly. Retained evidence includes the relevant evidence.</w:t>
        </w:r>
      </w:ins>
      <w:commentRangeEnd w:id="37"/>
      <w:r>
        <w:commentReference w:id="37"/>
      </w:r>
    </w:p>
    <w:p>
      <w:pPr/>
      <w:commentRangeStart w:id="35"/>
      <w:ins w:id="72" w:author="TRACE Document Uplift" w:date="2026-05-07T22:10:50+00:00">
        <w:r>
          <w:t>The Data Security performs data Loss Prevention (DLP) solution deployed on email and web gateways; USB storage ports disabled on employee workstations. Retained evidence includes the relevant evidence.</w:t>
        </w:r>
      </w:ins>
      <w:commentRangeEnd w:id="35"/>
      <w:r>
        <w:commentReference w:id="35"/>
      </w:r>
    </w:p>
    <w:p>
      <w:pPr/>
      <w:commentRangeStart w:id="33"/>
      <w:ins w:id="68" w:author="TRACE Document Uplift" w:date="2026-05-07T22:10:50+00:00">
        <w:r>
          <w:t>The Network Ops performs dDoS mitigation service (scrubbing centre) contracted with ISP; rate limiting and WAF rules configured. Retained evidence includes the relevant evidence.</w:t>
        </w:r>
      </w:ins>
      <w:commentRangeEnd w:id="33"/>
      <w:r>
        <w:commentReference w:id="33"/>
      </w:r>
    </w:p>
    <w:p>
      <w:pPr/>
      <w:commentRangeStart w:id="31"/>
      <w:ins w:id="64" w:author="TRACE Document Uplift" w:date="2026-05-07T22:10:50+00:00">
        <w:r>
          <w:t>The Vendor Risk performs vendor risk assessment and third-party penetration testing conducted prior to onboarding and annually thereafter. Retained evidence includes the relevant evidence.</w:t>
        </w:r>
      </w:ins>
      <w:commentRangeEnd w:id="31"/>
      <w:r>
        <w:commentReference w:id="31"/>
      </w:r>
    </w:p>
    <w:p>
      <w:pPr/>
      <w:commentRangeStart w:id="29"/>
      <w:ins w:id="60" w:author="TRACE Document Uplift" w:date="2026-05-07T22:10:50+00:00">
        <w:r>
          <w:t>The IAM Team performs quarterly Privileged Access Review (PAR) conducted by IAM and business unit owners; separation of duties enforced in core banking. Retained evidence includes the relevant evidence.</w:t>
        </w:r>
      </w:ins>
      <w:commentRangeEnd w:id="29"/>
      <w:r>
        <w:commentReference w:id="29"/>
      </w:r>
    </w:p>
    <w:p>
      <w:pPr/>
      <w:commentRangeStart w:id="27"/>
      <w:ins w:id="56" w:author="TRACE Document Uplift" w:date="2026-05-07T22:10:50+00:00">
        <w:r>
          <w:t>The IT Security performs endpoint Detection &amp; Response (EDR) deployed across all managed endpoints with real-time alerting to SOC. Retained evidence includes the relevant evidence.</w:t>
        </w:r>
      </w:ins>
      <w:commentRangeEnd w:id="27"/>
      <w:r>
        <w:commentReference w:id="27"/>
      </w:r>
    </w:p>
    <w:p>
      <w:pPr>
        <w:spacing w:after="80" w:before="80"/>
      </w:pPr>
      <w:r>
        <w:rPr>
          <w:rFonts w:ascii="Arial" w:cs="Arial" w:eastAsia="Arial" w:hAnsi="Arial"/>
          <w:color w:val="000000"/>
          <w:sz w:val="19"/>
          <w:szCs w:val="19"/>
        </w:rPr>
        <w:t xml:space="preserve">Incidents should be classified based on their potential impact to the organisation. Higher impact incidents should be escalated to senior management and the CISO as appropriate.</w:t>
      </w:r>
    </w:p>
    <w:p>
      <w:pPr>
        <w:spacing w:after="80" w:before="80"/>
      </w:pPr>
      <w:r>
        <w:rPr>
          <w:rFonts w:ascii="Arial" w:cs="Arial" w:eastAsia="Arial" w:hAnsi="Arial"/>
          <w:color w:val="000000"/>
          <w:sz w:val="19"/>
          <w:szCs w:val="19"/>
        </w:rPr>
        <w:t xml:space="preserve">Factors to consider when assessing impact include:</w:t>
      </w:r>
    </w:p>
    <w:p>
      <w:pPr>
        <w:pStyle w:val="ListParagraph"/>
        <w:numPr>
          <w:ilvl w:val="0"/>
          <w:numId w:val="2"/>
        </w:numPr>
        <w:spacing w:after="40" w:before="40"/>
      </w:pPr>
      <w:r>
        <w:rPr>
          <w:rFonts w:ascii="Arial" w:cs="Arial" w:eastAsia="Arial" w:hAnsi="Arial"/>
          <w:sz w:val="19"/>
          <w:szCs w:val="19"/>
        </w:rPr>
        <w:t xml:space="preserve">Number of systems or users affected</w:t>
      </w:r>
    </w:p>
    <w:p>
      <w:pPr>
        <w:pStyle w:val="ListParagraph"/>
        <w:numPr>
          <w:ilvl w:val="0"/>
          <w:numId w:val="2"/>
        </w:numPr>
        <w:spacing w:after="40" w:before="40"/>
      </w:pPr>
      <w:r>
        <w:rPr>
          <w:rFonts w:ascii="Arial" w:cs="Arial" w:eastAsia="Arial" w:hAnsi="Arial"/>
          <w:sz w:val="19"/>
          <w:szCs w:val="19"/>
        </w:rPr>
        <w:t xml:space="preserve">Sensitivity of data involved</w:t>
      </w:r>
    </w:p>
    <w:p>
      <w:pPr>
        <w:pStyle w:val="ListParagraph"/>
        <w:numPr>
          <w:ilvl w:val="0"/>
          <w:numId w:val="2"/>
        </w:numPr>
        <w:spacing w:after="40" w:before="40"/>
      </w:pPr>
      <w:r>
        <w:rPr>
          <w:rFonts w:ascii="Arial" w:cs="Arial" w:eastAsia="Arial" w:hAnsi="Arial"/>
          <w:sz w:val="19"/>
          <w:szCs w:val="19"/>
        </w:rPr>
        <w:t xml:space="preserve">Whether services have been disrupted</w:t>
      </w:r>
    </w:p>
    <w:p>
      <w:pPr>
        <w:pStyle w:val="ListParagraph"/>
        <w:numPr>
          <w:ilvl w:val="0"/>
          <w:numId w:val="2"/>
        </w:numPr>
        <w:spacing w:after="40" w:before="40"/>
      </w:pPr>
      <w:r>
        <w:rPr>
          <w:rFonts w:ascii="Arial" w:cs="Arial" w:eastAsia="Arial" w:hAnsi="Arial"/>
          <w:sz w:val="19"/>
          <w:szCs w:val="19"/>
        </w:rPr>
        <w:t xml:space="preserve">Likelihood of financial loss or reputational damage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6. Incident Response Process</w:t>
      </w:r>
    </w:p>
    <w:p>
      <w:pPr>
        <w:spacing w:after="80" w:before="80"/>
      </w:pPr>
      <w:r>
        <w:rPr>
          <w:rFonts w:ascii="Arial" w:cs="Arial" w:eastAsia="Arial" w:hAnsi="Arial"/>
          <w:color w:val="000000"/>
          <w:sz w:val="19"/>
          <w:szCs w:val="19"/>
        </w:rPr>
        <w:t xml:space="preserve">The incident response process follows six phases as outlined below. Teams should move through each phase systematically.</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Detection &amp; Identification</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alerts received via SIEM, EDR, or user reports. SOC analyst reviews and performs initial triage.</w:t>
            </w:r>
          </w:p>
          <w:p>
            <w:pPr/>
            <w:commentRangeStart w:id="26"/>
            <w:ins w:id="54" w:author="TRACE Document Uplift" w:date="2026-05-07T22:10:50+00:00">
              <w:r>
                <w:t>Clarify the accountable owner for control CC-017. If the RCM is correct, state that Security Architecture owns the control and describe the hand-off from Incident Response Manager; otherwise update the RCM owner and keep the SOP wording aligned.</w:t>
              </w:r>
            </w:ins>
            <w:commentRangeEnd w:id="26"/>
            <w:r>
              <w:commentReference w:id="26"/>
            </w:r>
          </w:p>
          <w:p>
            <w:pPr/>
            <w:commentRangeStart w:id="24"/>
            <w:ins w:id="50" w:author="TRACE Document Uplift" w:date="2026-05-07T22:10:50+00:00">
              <w:r>
                <w:t>Clarify the accountable owner for control CC-007. If the RCM is correct, state that IT Ops owns the control and describe the hand-off from IT Operations; otherwise update the RCM owner and keep the SOP wording aligned.</w:t>
              </w:r>
            </w:ins>
            <w:commentRangeEnd w:id="24"/>
            <w:r>
              <w:commentReference w:id="24"/>
            </w:r>
          </w:p>
          <w:p>
            <w:pPr/>
            <w:commentRangeStart w:id="23"/>
            <w:ins w:id="48" w:author="TRACE Document Uplift" w:date="2026-05-07T22:10:50+00:00">
              <w:r>
                <w:t>Clarify the accountable owner for control CC-013. If the RCM is correct, state that IT / BCP Team owns the control and describe the hand-off from Incident Response Manager / IT Operations; otherwise update the RCM owner and keep the SOP wording aligned.</w:t>
              </w:r>
            </w:ins>
            <w:commentRangeEnd w:id="23"/>
            <w:r>
              <w:commentReference w:id="23"/>
            </w:r>
          </w:p>
          <w:p>
            <w:pPr/>
            <w:commentRangeStart w:id="8"/>
            <w:ins w:id="18" w:author="TRACE Document Uplift" w:date="2026-05-07T22:10:49+00:00">
              <w:r>
                <w:t>Cloud security owners shall be assigned for each business unit. Auto-remediation must be configured for all Severity 1 security findings. The configuration for auto-remediation shall include the designated owner, resolution criteria, an escalation path, and a defined due date or review cadence. All remediation actions and outcomes must be documented as retained evidence.</w:t>
              </w:r>
            </w:ins>
            <w:commentRangeEnd w:id="8"/>
            <w:r>
              <w:commentReference w:id="8"/>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Initial Assessment</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Assess the nature and scope of the incident. Determine if it is a genuine security incident or a false positive.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Containment</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Take steps to contain the incident and prevent further damage. Actions will depend on the type of incident.</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Eradication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Remove the threat from the environment. This may include removing malware, disabling compromised accounts, and patching vulnerabilities.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Recovery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del w:id="43" w:author="TRACE Document Uplift" w:date="2026-05-07T22:10:50+00:00">
              <w:r>
                <w:delText>Restore affected systems and services to normal operations.</w:delText>
              </w:r>
            </w:del>
            <w:commentRangeStart w:id="21"/>
            <w:ins w:id="44" w:author="TRACE Document Uplift" w:date="2026-05-07T22:10:50+00:00">
              <w:r>
                <w:t>Restore affected systems and services to normal operations, prioritising restoration from immutable offline backups to ensure data integrity.</w:t>
              </w:r>
            </w:ins>
            <w:commentRangeEnd w:id="21"/>
            <w:r>
              <w:commentReference w:id="21"/>
            </w:r>
            <w:r>
              <w:t xml:space="preserve"> Verify that systems are clean before bringing them back online.</w:t>
            </w:r>
          </w:p>
          <w:p>
            <w:pPr/>
            <w:commentRangeStart w:id="10"/>
            <w:ins w:id="22" w:author="TRACE Document Uplift" w:date="2026-05-07T22:10:49+00:00">
              <w:r>
                <w:t>The procedure is updated to address the open issue regarding the Repeat DR drill. A repeat DR drill shall be conducted utilizing the revised runbook, and automated backup integrity checks shall be implemented. These processes must include a designated owner, defined resolution criteria, a specified escalation path, a due date or review cadence, and the maintenance of retained evidence.</w:t>
              </w:r>
            </w:ins>
            <w:commentRangeEnd w:id="10"/>
            <w:r>
              <w:commentReference w:id="10"/>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Communication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del w:id="51" w:author="TRACE Document Uplift" w:date="2026-05-07T22:10:50+00:00">
              <w:r>
                <w:delText>Notify relevant stakeholders as appropriate. This includes management, affected users, and potentially external parties.</w:delText>
              </w:r>
            </w:del>
            <w:commentRangeStart w:id="25"/>
            <w:ins w:id="52" w:author="TRACE Document Uplift" w:date="2026-05-07T22:10:50+00:00">
              <w:r>
                <w:t>Clarify the accountable owner for control CC-002. If the RCM is correct, state that IAM Team owns the control and describe the hand-off from Incident Response Manager; otherwise update the RCM owner and keep the SOP wording aligned.</w:t>
              </w:r>
            </w:ins>
            <w:commentRangeEnd w:id="25"/>
            <w:r>
              <w:commentReference w:id="25"/>
            </w:r>
          </w:p>
          <w:p>
            <w:pPr/>
            <w:commentRangeStart w:id="13"/>
            <w:ins w:id="28" w:author="TRACE Document Uplift" w:date="2026-05-07T22:10:49+00:00">
              <w:r>
                <w:t>Update the procedure to address the open issue for Callback verification added for all payment instruction changes above ₹25L; counterparty authentication protocol updated, including owner, resolution criteria, escalation path, due date or review cadence, and retained evidence.</w:t>
              </w:r>
            </w:ins>
            <w:commentRangeEnd w:id="13"/>
            <w:r>
              <w:commentReference w:id="13"/>
            </w:r>
          </w:p>
        </w:tc>
      </w:tr>
    </w:tbl>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6.1 Detection and Identification</w:t>
      </w:r>
    </w:p>
    <w:p>
      <w:pPr>
        <w:pStyle w:val="Heading2"/>
      </w:pPr>
      <w:commentRangeStart w:id="12"/>
      <w:ins w:id="26" w:author="TRACE Document Uplift" w:date="2026-05-07T22:10:49+00:00">
        <w:r>
          <w:t>Update the procedure to address the open issue for Deepfake detection API integrated into video KYC; passive liveness check upgraded to active challenge-response, including owner, resolution criteria, escalation path, due date or review cadence, and retained evidence.</w:t>
        </w:r>
      </w:ins>
      <w:commentRangeEnd w:id="12"/>
      <w:r>
        <w:commentReference w:id="12"/>
      </w:r>
    </w:p>
    <w:p>
      <w:pPr>
        <w:spacing w:after="80" w:before="80"/>
      </w:pPr>
      <w:r>
        <w:rPr>
          <w:rFonts w:ascii="Arial" w:cs="Arial" w:eastAsia="Arial" w:hAnsi="Arial"/>
          <w:color w:val="000000"/>
          <w:sz w:val="19"/>
          <w:szCs w:val="19"/>
        </w:rPr>
        <w:t xml:space="preserve">Security incidents may be detected through various sources including:</w:t>
      </w:r>
    </w:p>
    <w:p>
      <w:pPr>
        <w:pStyle w:val="ListParagraph"/>
        <w:numPr>
          <w:ilvl w:val="0"/>
          <w:numId w:val="2"/>
        </w:numPr>
        <w:spacing w:after="40" w:before="40"/>
      </w:pPr>
      <w:r>
        <w:rPr>
          <w:rFonts w:ascii="Arial" w:cs="Arial" w:eastAsia="Arial" w:hAnsi="Arial"/>
          <w:sz w:val="19"/>
          <w:szCs w:val="19"/>
        </w:rPr>
        <w:t xml:space="preserve">SIEM alerts and correlation rules</w:t>
      </w:r>
    </w:p>
    <w:p>
      <w:pPr>
        <w:pStyle w:val="ListParagraph"/>
        <w:numPr>
          <w:ilvl w:val="0"/>
          <w:numId w:val="2"/>
        </w:numPr>
        <w:spacing w:after="40" w:before="40"/>
      </w:pPr>
      <w:r>
        <w:rPr>
          <w:rFonts w:ascii="Arial" w:cs="Arial" w:eastAsia="Arial" w:hAnsi="Arial"/>
          <w:sz w:val="19"/>
          <w:szCs w:val="19"/>
        </w:rPr>
        <w:t xml:space="preserve">Endpoint Detection and Response (EDR) alerts</w:t>
      </w:r>
    </w:p>
    <w:p>
      <w:pPr>
        <w:pStyle w:val="ListParagraph"/>
        <w:numPr>
          <w:ilvl w:val="0"/>
          <w:numId w:val="2"/>
        </w:numPr>
        <w:spacing w:after="40" w:before="40"/>
      </w:pPr>
      <w:r>
        <w:rPr>
          <w:rFonts w:ascii="Arial" w:cs="Arial" w:eastAsia="Arial" w:hAnsi="Arial"/>
          <w:sz w:val="19"/>
          <w:szCs w:val="19"/>
        </w:rPr>
        <w:t xml:space="preserve">Reports from employees or customers</w:t>
      </w:r>
    </w:p>
    <w:p>
      <w:pPr>
        <w:pStyle w:val="ListParagraph"/>
        <w:numPr>
          <w:ilvl w:val="0"/>
          <w:numId w:val="2"/>
        </w:numPr>
        <w:spacing w:after="40" w:before="40"/>
      </w:pPr>
      <w:del w:id="41" w:author="TRACE Document Uplift" w:date="2026-05-07T22:10:50+00:00">
        <w:r>
          <w:delText>Threat intelligence feeds</w:delText>
        </w:r>
      </w:del>
      <w:commentRangeStart w:id="20"/>
      <w:ins w:id="42" w:author="TRACE Document Uplift" w:date="2026-05-07T22:10:50+00:00">
        <w:r>
          <w:t>Threat intelligence feeds (including FSISAC and FS-CERT integrated feeds)</w:t>
        </w:r>
      </w:ins>
      <w:commentRangeEnd w:id="20"/>
      <w:r>
        <w:commentReference w:id="20"/>
      </w:r>
    </w:p>
    <w:p>
      <w:pPr>
        <w:pStyle w:val="ListParagraph"/>
        <w:numPr>
          <w:ilvl w:val="0"/>
          <w:numId w:val="2"/>
        </w:numPr>
        <w:spacing w:after="40" w:before="40"/>
      </w:pPr>
      <w:r>
        <w:rPr>
          <w:rFonts w:ascii="Arial" w:cs="Arial" w:eastAsia="Arial" w:hAnsi="Arial"/>
          <w:sz w:val="19"/>
          <w:szCs w:val="19"/>
        </w:rPr>
        <w:t xml:space="preserve">External notifications (e.g., from vendors or law enforcement)</w:t>
      </w:r>
    </w:p>
    <w:p>
      <w:pPr>
        <w:spacing w:after="80" w:before="80"/>
      </w:pPr>
      <w:r>
        <w:rPr>
          <w:rFonts w:ascii="Arial" w:cs="Arial" w:eastAsia="Arial" w:hAnsi="Arial"/>
          <w:color w:val="000000"/>
          <w:sz w:val="19"/>
          <w:szCs w:val="19"/>
        </w:rPr>
        <w:t xml:space="preserve">When an alert is received, the SOC analyst should review the available information and determine whether it represents a genuine security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Containment</w:t>
      </w:r>
    </w:p>
    <w:p>
      <w:pPr>
        <w:spacing w:after="80" w:before="80"/>
      </w:pPr>
      <w:r>
        <w:rPr>
          <w:rFonts w:ascii="Arial" w:cs="Arial" w:eastAsia="Arial" w:hAnsi="Arial"/>
          <w:color w:val="000000"/>
          <w:sz w:val="19"/>
          <w:szCs w:val="19"/>
        </w:rPr>
        <w:t xml:space="preserve">Once an incident is confirmed, the priority is to contain the threat and prevent it from spreading. Containment actions may include:</w:t>
      </w:r>
    </w:p>
    <w:p>
      <w:pPr>
        <w:pStyle w:val="ListParagraph"/>
        <w:numPr>
          <w:ilvl w:val="0"/>
          <w:numId w:val="2"/>
        </w:numPr>
        <w:spacing w:after="40" w:before="40"/>
      </w:pPr>
      <w:r>
        <w:rPr>
          <w:rFonts w:ascii="Arial" w:cs="Arial" w:eastAsia="Arial" w:hAnsi="Arial"/>
          <w:sz w:val="19"/>
          <w:szCs w:val="19"/>
        </w:rPr>
        <w:t xml:space="preserve">Isolating affected systems from the network</w:t>
      </w:r>
    </w:p>
    <w:p>
      <w:pPr>
        <w:pStyle w:val="ListParagraph"/>
        <w:numPr>
          <w:ilvl w:val="0"/>
          <w:numId w:val="2"/>
        </w:numPr>
        <w:spacing w:after="40" w:before="40"/>
      </w:pPr>
      <w:r>
        <w:rPr>
          <w:rFonts w:ascii="Arial" w:cs="Arial" w:eastAsia="Arial" w:hAnsi="Arial"/>
          <w:sz w:val="19"/>
          <w:szCs w:val="19"/>
        </w:rPr>
        <w:t xml:space="preserve">Disabling compromised user accounts</w:t>
      </w:r>
    </w:p>
    <w:p>
      <w:pPr>
        <w:pStyle w:val="ListParagraph"/>
        <w:numPr>
          <w:ilvl w:val="0"/>
          <w:numId w:val="2"/>
        </w:numPr>
        <w:spacing w:after="40" w:before="40"/>
      </w:pPr>
      <w:r>
        <w:rPr>
          <w:rFonts w:ascii="Arial" w:cs="Arial" w:eastAsia="Arial" w:hAnsi="Arial"/>
          <w:sz w:val="19"/>
          <w:szCs w:val="19"/>
        </w:rPr>
        <w:t xml:space="preserve">Blocking malicious IP addresses or domains at the firewall or proxy</w:t>
      </w:r>
    </w:p>
    <w:p>
      <w:pPr>
        <w:pStyle w:val="ListParagraph"/>
        <w:numPr>
          <w:ilvl w:val="0"/>
          <w:numId w:val="2"/>
        </w:numPr>
        <w:spacing w:after="40" w:before="40"/>
      </w:pPr>
      <w:r>
        <w:rPr>
          <w:rFonts w:ascii="Arial" w:cs="Arial" w:eastAsia="Arial" w:hAnsi="Arial"/>
          <w:sz w:val="19"/>
          <w:szCs w:val="19"/>
        </w:rPr>
        <w:t xml:space="preserve">Suspending affected services if necessary</w:t>
      </w:r>
    </w:p>
    <w:p>
      <w:pPr>
        <w:spacing w:after="80" w:before="80"/>
      </w:pPr>
      <w:r>
        <w:rPr>
          <w:rFonts w:ascii="Arial" w:cs="Arial" w:eastAsia="Arial" w:hAnsi="Arial"/>
          <w:color w:val="000000"/>
          <w:sz w:val="19"/>
          <w:szCs w:val="19"/>
        </w:rPr>
        <w:t xml:space="preserve">The Incident Response Manager should decide which containment actions are appropriate based on the specific circumstances of the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Eradication</w:t>
      </w:r>
    </w:p>
    <w:p>
      <w:pPr>
        <w:spacing w:after="80" w:before="80"/>
      </w:pPr>
      <w:r>
        <w:rPr>
          <w:rFonts w:ascii="Arial" w:cs="Arial" w:eastAsia="Arial" w:hAnsi="Arial"/>
          <w:color w:val="000000"/>
          <w:sz w:val="19"/>
          <w:szCs w:val="19"/>
        </w:rPr>
        <w:t xml:space="preserve">After the incident has been contained, the source of the compromise should be identified and removed. This may include:</w:t>
      </w:r>
    </w:p>
    <w:p>
      <w:pPr>
        <w:pStyle w:val="ListParagraph"/>
        <w:numPr>
          <w:ilvl w:val="0"/>
          <w:numId w:val="2"/>
        </w:numPr>
        <w:spacing w:after="40" w:before="40"/>
      </w:pPr>
      <w:r>
        <w:rPr>
          <w:rFonts w:ascii="Arial" w:cs="Arial" w:eastAsia="Arial" w:hAnsi="Arial"/>
          <w:sz w:val="19"/>
          <w:szCs w:val="19"/>
        </w:rPr>
        <w:t xml:space="preserve">Removing malware from affected systems using antivirus or EDR tools</w:t>
      </w:r>
    </w:p>
    <w:p>
      <w:pPr>
        <w:pStyle w:val="ListParagraph"/>
        <w:numPr>
          <w:ilvl w:val="0"/>
          <w:numId w:val="2"/>
        </w:numPr>
        <w:spacing w:after="40" w:before="40"/>
      </w:pPr>
      <w:r>
        <w:rPr>
          <w:rFonts w:ascii="Arial" w:cs="Arial" w:eastAsia="Arial" w:hAnsi="Arial"/>
          <w:sz w:val="19"/>
          <w:szCs w:val="19"/>
        </w:rPr>
        <w:t xml:space="preserve">Revoking and resetting compromised credentials</w:t>
      </w:r>
    </w:p>
    <w:p>
      <w:pPr>
        <w:pStyle w:val="ListParagraph"/>
        <w:numPr>
          <w:ilvl w:val="0"/>
          <w:numId w:val="2"/>
        </w:numPr>
        <w:spacing w:after="40" w:before="40"/>
      </w:pPr>
      <w:del w:id="39" w:author="TRACE Document Uplift" w:date="2026-05-07T22:10:50+00:00">
        <w:r>
          <w:delText>Applying security patches to address the vulnerability exploited</w:delText>
        </w:r>
      </w:del>
      <w:commentRangeStart w:id="19"/>
      <w:ins w:id="40" w:author="TRACE Document Uplift" w:date="2026-05-07T22:10:50+00:00">
        <w:r>
          <w:t>Applying security patches to address the vulnerability exploited; emergency patching for vulnerabilities with CVSS ≥ 9.0 must be completed within 72 hours.</w:t>
        </w:r>
      </w:ins>
      <w:commentRangeEnd w:id="19"/>
      <w:r>
        <w:commentReference w:id="19"/>
      </w:r>
    </w:p>
    <w:p>
      <w:pPr>
        <w:pStyle w:val="ListParagraph"/>
        <w:numPr>
          <w:ilvl w:val="0"/>
          <w:numId w:val="2"/>
        </w:numPr>
        <w:spacing w:after="40" w:before="40"/>
      </w:pPr>
      <w:r>
        <w:rPr>
          <w:rFonts w:ascii="Arial" w:cs="Arial" w:eastAsia="Arial" w:hAnsi="Arial"/>
          <w:sz w:val="19"/>
          <w:szCs w:val="19"/>
        </w:rPr>
        <w:t xml:space="preserve">Reviewing and strengthening access controls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6.4 Recovery</w:t>
      </w:r>
    </w:p>
    <w:p>
      <w:pPr>
        <w:spacing w:after="80" w:before="80"/>
      </w:pPr>
      <w:r>
        <w:rPr>
          <w:rFonts w:ascii="Arial" w:cs="Arial" w:eastAsia="Arial" w:hAnsi="Arial"/>
          <w:color w:val="000000"/>
          <w:sz w:val="19"/>
          <w:szCs w:val="19"/>
        </w:rPr>
        <w:t xml:space="preserve">Systems should be restored to normal operation only after the threat has been fully eradicated. Before bringing systems back online, the team should verify that:</w:t>
      </w:r>
    </w:p>
    <w:p>
      <w:pPr>
        <w:pStyle w:val="ListParagraph"/>
        <w:numPr>
          <w:ilvl w:val="0"/>
          <w:numId w:val="2"/>
        </w:numPr>
        <w:spacing w:after="40" w:before="40"/>
      </w:pPr>
      <w:r>
        <w:rPr>
          <w:rFonts w:ascii="Arial" w:cs="Arial" w:eastAsia="Arial" w:hAnsi="Arial"/>
          <w:sz w:val="19"/>
          <w:szCs w:val="19"/>
        </w:rPr>
        <w:t xml:space="preserve">All malware or malicious artefacts have been removed</w:t>
      </w:r>
    </w:p>
    <w:p>
      <w:pPr>
        <w:pStyle w:val="ListParagraph"/>
        <w:numPr>
          <w:ilvl w:val="0"/>
          <w:numId w:val="2"/>
        </w:numPr>
        <w:spacing w:after="40" w:before="40"/>
      </w:pPr>
      <w:r>
        <w:rPr>
          <w:rFonts w:ascii="Arial" w:cs="Arial" w:eastAsia="Arial" w:hAnsi="Arial"/>
          <w:sz w:val="19"/>
          <w:szCs w:val="19"/>
        </w:rPr>
        <w:t xml:space="preserve">Patching has been applied where relevant</w:t>
      </w:r>
    </w:p>
    <w:p>
      <w:pPr>
        <w:pStyle w:val="ListParagraph"/>
        <w:numPr>
          <w:ilvl w:val="0"/>
          <w:numId w:val="2"/>
        </w:numPr>
        <w:spacing w:after="40" w:before="40"/>
      </w:pPr>
      <w:r>
        <w:rPr>
          <w:rFonts w:ascii="Arial" w:cs="Arial" w:eastAsia="Arial" w:hAnsi="Arial"/>
          <w:sz w:val="19"/>
          <w:szCs w:val="19"/>
        </w:rPr>
        <w:t xml:space="preserve">Access controls have been reviewed and tightened</w:t>
      </w:r>
    </w:p>
    <w:p>
      <w:pPr>
        <w:spacing w:after="80" w:before="80"/>
      </w:pPr>
      <w:r>
        <w:rPr>
          <w:rFonts w:ascii="Arial" w:cs="Arial" w:eastAsia="Arial" w:hAnsi="Arial"/>
          <w:color w:val="000000"/>
          <w:sz w:val="19"/>
          <w:szCs w:val="19"/>
        </w:rPr>
        <w:t xml:space="preserve">Systems should be monitored closely for a period following recovery to detect any signs of re-compromise.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7. Communication and Escalation</w:t>
      </w:r>
    </w:p>
    <w:p>
      <w:pPr>
        <w:spacing w:after="80" w:before="80"/>
      </w:pPr>
      <w:r>
        <w:rPr>
          <w:rFonts w:ascii="Arial" w:cs="Arial" w:eastAsia="Arial" w:hAnsi="Arial"/>
          <w:color w:val="000000"/>
          <w:sz w:val="19"/>
          <w:szCs w:val="19"/>
        </w:rPr>
        <w:t xml:space="preserve">Communication during an incident is important. The Incident Response Manager is responsible for keeping relevant stakeholders informed.</w:t>
      </w:r>
    </w:p>
    <w:p>
      <w:pPr>
        <w:pStyle w:val="Heading2"/>
        <w:spacing w:after="80" w:before="200"/>
      </w:pPr>
      <w:r>
        <w:rPr>
          <w:rFonts w:ascii="Arial" w:cs="Arial" w:eastAsia="Arial" w:hAnsi="Arial"/>
          <w:b/>
          <w:bCs/>
          <w:color w:val="2E5FA3"/>
          <w:sz w:val="22"/>
          <w:szCs w:val="22"/>
        </w:rPr>
        <w:t xml:space="preserve">7.1 Internal Communication</w:t>
      </w:r>
    </w:p>
    <w:p>
      <w:pPr>
        <w:spacing w:after="80" w:before="80"/>
      </w:pPr>
      <w:r>
        <w:rPr>
          <w:rFonts w:ascii="Arial" w:cs="Arial" w:eastAsia="Arial" w:hAnsi="Arial"/>
          <w:color w:val="000000"/>
          <w:sz w:val="19"/>
          <w:szCs w:val="19"/>
        </w:rPr>
        <w:t xml:space="preserve">The following stakeholders should be notified as appropriate during an incident:</w:t>
      </w:r>
    </w:p>
    <w:p>
      <w:pPr>
        <w:pStyle w:val="ListParagraph"/>
        <w:numPr>
          <w:ilvl w:val="0"/>
          <w:numId w:val="2"/>
        </w:numPr>
        <w:spacing w:after="40" w:before="40"/>
      </w:pPr>
      <w:r>
        <w:rPr>
          <w:rFonts w:ascii="Arial" w:cs="Arial" w:eastAsia="Arial" w:hAnsi="Arial"/>
          <w:sz w:val="19"/>
          <w:szCs w:val="19"/>
        </w:rPr>
        <w:t xml:space="preserve">CISO — should be informed of significant incidents promptly</w:t>
      </w:r>
    </w:p>
    <w:p>
      <w:pPr>
        <w:pStyle w:val="ListParagraph"/>
        <w:numPr>
          <w:ilvl w:val="0"/>
          <w:numId w:val="2"/>
        </w:numPr>
        <w:spacing w:after="40" w:before="40"/>
      </w:pPr>
      <w:r>
        <w:rPr>
          <w:rFonts w:ascii="Arial" w:cs="Arial" w:eastAsia="Arial" w:hAnsi="Arial"/>
          <w:sz w:val="19"/>
          <w:szCs w:val="19"/>
        </w:rPr>
        <w:t xml:space="preserve">Senior management — to be notified if the incident has a material business impact</w:t>
      </w:r>
    </w:p>
    <w:p>
      <w:pPr>
        <w:pStyle w:val="ListParagraph"/>
        <w:numPr>
          <w:ilvl w:val="0"/>
          <w:numId w:val="2"/>
        </w:numPr>
        <w:spacing w:after="40" w:before="40"/>
      </w:pPr>
      <w:r>
        <w:rPr>
          <w:rFonts w:ascii="Arial" w:cs="Arial" w:eastAsia="Arial" w:hAnsi="Arial"/>
          <w:sz w:val="19"/>
          <w:szCs w:val="19"/>
        </w:rPr>
        <w:t xml:space="preserve">Affected business units — to be kept informed of progress and recovery timelines</w:t>
      </w:r>
    </w:p>
    <w:p>
      <w:pPr>
        <w:pStyle w:val="ListParagraph"/>
        <w:numPr>
          <w:ilvl w:val="0"/>
          <w:numId w:val="2"/>
        </w:numPr>
        <w:spacing w:after="40" w:before="40"/>
      </w:pPr>
      <w:r>
        <w:rPr>
          <w:rFonts w:ascii="Arial" w:cs="Arial" w:eastAsia="Arial" w:hAnsi="Arial"/>
          <w:sz w:val="19"/>
          <w:szCs w:val="19"/>
        </w:rPr>
        <w:t xml:space="preserve">HR — if an employee is involved</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7.2 External Communication</w:t>
      </w:r>
    </w:p>
    <w:p>
      <w:pPr>
        <w:spacing w:after="80" w:before="80"/>
      </w:pPr>
      <w:r>
        <w:rPr>
          <w:rFonts w:ascii="Arial" w:cs="Arial" w:eastAsia="Arial" w:hAnsi="Arial"/>
          <w:color w:val="000000"/>
          <w:sz w:val="19"/>
          <w:szCs w:val="19"/>
        </w:rPr>
        <w:t xml:space="preserve">External communication should be managed carefully and approved by senior management before release.</w:t>
      </w:r>
    </w:p>
    <w:p>
      <w:pPr>
        <w:pStyle w:val="ListParagraph"/>
        <w:numPr>
          <w:ilvl w:val="0"/>
          <w:numId w:val="2"/>
        </w:numPr>
        <w:spacing w:after="40" w:before="40"/>
      </w:pPr>
      <w:r>
        <w:rPr>
          <w:rFonts w:ascii="Arial" w:cs="Arial" w:eastAsia="Arial" w:hAnsi="Arial"/>
          <w:sz w:val="19"/>
          <w:szCs w:val="19"/>
        </w:rPr>
        <w:t xml:space="preserve">Customer notifications — if customer data has been compromised, customers may need to be informed</w:t>
      </w:r>
    </w:p>
    <w:p>
      <w:pPr>
        <w:pStyle w:val="ListParagraph"/>
        <w:numPr>
          <w:ilvl w:val="0"/>
          <w:numId w:val="2"/>
        </w:numPr>
        <w:spacing w:after="40" w:before="40"/>
      </w:pPr>
      <w:r>
        <w:rPr>
          <w:rFonts w:ascii="Arial" w:cs="Arial" w:eastAsia="Arial" w:hAnsi="Arial"/>
          <w:sz w:val="19"/>
          <w:szCs w:val="19"/>
        </w:rPr>
        <w:t xml:space="preserve">Media inquiries — all media inquiries should be directed to the Communications team</w:t>
      </w:r>
    </w:p>
    <w:p>
      <w:pPr>
        <w:pStyle w:val="ListParagraph"/>
        <w:numPr>
          <w:ilvl w:val="0"/>
          <w:numId w:val="2"/>
        </w:numPr>
        <w:spacing w:after="40" w:before="40"/>
      </w:pPr>
      <w:del w:id="45" w:author="TRACE Document Uplift" w:date="2026-05-07T22:10:50+00:00">
        <w:r>
          <w:delText>Law enforcement — the Legal team will advise if law enforcement involvement is required</w:delText>
        </w:r>
      </w:del>
      <w:commentRangeStart w:id="22"/>
      <w:ins w:id="46" w:author="TRACE Document Uplift" w:date="2026-05-07T22:10:50+00:00">
        <w:r>
          <w:t>Regulatory Authorities — The Compliance team must ensure the incident is reported in line with regulatory requirements, including the RBI Cyber Security Framework (CSF) reporting mandates.</w:t>
        </w:r>
      </w:ins>
      <w:commentRangeEnd w:id="22"/>
      <w:r>
        <w:commentReference w:id="22"/>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8. Documentation and Evidence</w:t>
      </w:r>
    </w:p>
    <w:p>
      <w:pPr>
        <w:pStyle w:val="Heading1"/>
      </w:pPr>
      <w:commentRangeStart w:id="16"/>
      <w:ins w:id="34" w:author="TRACE Document Uplift" w:date="2026-05-07T22:10:50+00:00">
        <w:r>
          <w:t>Update the procedure to address the open issue for EDR detection rules updated for LockBit TTPs; payroll backup RTO target reduced from 36 to 8 hrs, including owner, resolution criteria, escalation path, due date or review cadence, and retained evidence.</w:t>
        </w:r>
      </w:ins>
      <w:commentRangeEnd w:id="16"/>
      <w:r>
        <w:commentReference w:id="16"/>
      </w:r>
    </w:p>
    <w:p>
      <w:pPr>
        <w:pStyle w:val="Heading1"/>
      </w:pPr>
      <w:commentRangeStart w:id="11"/>
      <w:ins w:id="24" w:author="TRACE Document Uplift" w:date="2026-05-07T22:10:49+00:00">
        <w:r>
          <w:t>Model Retraining and Validation (2023-2024) The model shall be retrained using transaction data from the 2023-2024 period. Following the retraining process, the model must undergo rigorous validation against synthetic fraud scenarios to ensure predictive accuracy and stability.; Owner: [Designated Owner/Role]; Resolution Criteria: Successful retraining and validation where model performance meets or exceeds synthetic fraud scenario benchmarks.; Escalation Path: Any delays or technical impediments must be escalated to the Model Governance Committee.; Due Date or Review Cadence: The retraining and validation must be finalized by [Insert Date] and subject to a [Insert Cadence] review cycle.; Retained Evidence: Comprehensive documentation of the training datasets, validation results, synthetic scenario parameters, and formal sign-offs shall be maintained as retained evidence.</w:t>
        </w:r>
      </w:ins>
      <w:commentRangeEnd w:id="11"/>
      <w:r>
        <w:commentReference w:id="11"/>
      </w:r>
    </w:p>
    <w:p>
      <w:pPr>
        <w:pStyle w:val="Heading1"/>
      </w:pPr>
      <w:commentRangeStart w:id="9"/>
      <w:ins w:id="20" w:author="TRACE Document Uplift" w:date="2026-05-07T22:10:49+00:00">
        <w:r>
          <w:t>Open Issue: Log Retention Extension The procedure addresses the following open issue for remediation: *. Extend log retention to 24 months; validate at next SWIFT CSP attestation. *. The accountable owner is [Designated Owner]; Resolution Criteria: Successful extension of log retention to 24 months and validation at the next SWIFT CSP attestation.; Escalation Path: [Designated Escalation Path]; Due Date / Review Cadence: Next scheduled SWIFT CSP attestation. *. Retained evidence includes System configuration logs and SWIFT CSP attestation documentation.</w:t>
        </w:r>
      </w:ins>
      <w:commentRangeEnd w:id="9"/>
      <w:r>
        <w:commentReference w:id="9"/>
      </w:r>
    </w:p>
    <w:p>
      <w:pPr>
        <w:pStyle w:val="Heading1"/>
      </w:pPr>
      <w:commentRangeStart w:id="7"/>
      <w:ins w:id="16" w:author="TRACE Document Uplift" w:date="2026-05-07T22:10:49+00:00">
        <w:r>
          <w:t>Open Issue: Security Tooling Integration Issue. Integration of Static Application Security Testing (SAST) into the mandatory pre-merge gate and the onboarding of a Dynamic Application Security Testing (DAST) tool by Q2 2025. The accountable owner is Security Engineering Lead Resolution Criteria: 1. SAST scanning is successfully integrated as a mandatory, blocking gate within the CI/CD pre-merge pipeline. 2. DAST tool procurement and onboarding are completed, with the tool fully operationalized in the testing environment. Escalation Path: Engineering Manager → VP of Engineering → Chief Information Security Officer (CISO). Due Date / Review Cadence: Target resolution by the end of Q2 2025; progress shall be monitored on a monthly review cadence. Retained evidence includes CI/CD pipeline configuration files, DAST onboarding documentation, tool integration logs, and security gate compliance reports.</w:t>
        </w:r>
      </w:ins>
      <w:commentRangeEnd w:id="7"/>
      <w:r>
        <w:commentReference w:id="7"/>
      </w:r>
    </w:p>
    <w:p>
      <w:pPr>
        <w:pStyle w:val="Heading1"/>
      </w:pPr>
      <w:commentRangeStart w:id="4"/>
      <w:ins w:id="10" w:author="TRACE Document Uplift" w:date="2026-05-07T22:10:49+00:00">
        <w:r>
          <w:t>Open Issue Management: DDoS Simulation and SASE Evaluation Issue. Conduct full-spectrum DDoS simulation test and evaluate SASE options. The accountable owner is IT Security Manager Resolution Criteria: This issue shall be considered resolved upon the successful completion of a full-spectrum DDoS simulation test and the delivery of a formal evaluation report comparing SASE options to the Chief Information Security Officer (CISO). Escalation Path: Any delays or obstacles to resolution shall be escalated to the Chief Information Security Officer (CISO) and the Director of Infrastructure. Due Date / Review Cadence: Progress on this issue will be reviewed on a monthly cadence, with a final target resolution date of December 31, 2024. Retained evidence includes Documentation to be retained as evidence includes the final DDoS simulation test results, the SASE vendor evaluation matrix, and meeting minutes from the final review session.</w:t>
        </w:r>
      </w:ins>
      <w:commentRangeEnd w:id="4"/>
      <w:r>
        <w:commentReference w:id="4"/>
      </w:r>
    </w:p>
    <w:p>
      <w:pPr>
        <w:spacing w:after="80" w:before="80"/>
      </w:pPr>
      <w:r>
        <w:rPr>
          <w:rFonts w:ascii="Arial" w:cs="Arial" w:eastAsia="Arial" w:hAnsi="Arial"/>
          <w:color w:val="000000"/>
          <w:sz w:val="19"/>
          <w:szCs w:val="19"/>
        </w:rPr>
        <w:t xml:space="preserve">All incidents should be documented in the incident tracking system. The following information should be recorded:</w:t>
      </w:r>
    </w:p>
    <w:p>
      <w:pPr>
        <w:pStyle w:val="ListParagraph"/>
        <w:numPr>
          <w:ilvl w:val="0"/>
          <w:numId w:val="2"/>
        </w:numPr>
        <w:spacing w:after="40" w:before="40"/>
      </w:pPr>
      <w:r>
        <w:rPr>
          <w:rFonts w:ascii="Arial" w:cs="Arial" w:eastAsia="Arial" w:hAnsi="Arial"/>
          <w:sz w:val="19"/>
          <w:szCs w:val="19"/>
        </w:rPr>
        <w:t xml:space="preserve">Date and time the incident was detected</w:t>
      </w:r>
    </w:p>
    <w:p>
      <w:pPr>
        <w:pStyle w:val="ListParagraph"/>
        <w:numPr>
          <w:ilvl w:val="0"/>
          <w:numId w:val="2"/>
        </w:numPr>
        <w:spacing w:after="40" w:before="40"/>
      </w:pPr>
      <w:r>
        <w:rPr>
          <w:rFonts w:ascii="Arial" w:cs="Arial" w:eastAsia="Arial" w:hAnsi="Arial"/>
          <w:sz w:val="19"/>
          <w:szCs w:val="19"/>
        </w:rPr>
        <w:t xml:space="preserve">Nature of the incident</w:t>
      </w:r>
    </w:p>
    <w:p>
      <w:pPr>
        <w:pStyle w:val="ListParagraph"/>
        <w:numPr>
          <w:ilvl w:val="0"/>
          <w:numId w:val="2"/>
        </w:numPr>
        <w:spacing w:after="40" w:before="40"/>
      </w:pPr>
      <w:r>
        <w:rPr>
          <w:rFonts w:ascii="Arial" w:cs="Arial" w:eastAsia="Arial" w:hAnsi="Arial"/>
          <w:sz w:val="19"/>
          <w:szCs w:val="19"/>
        </w:rPr>
        <w:t xml:space="preserve">Systems and data affected</w:t>
      </w:r>
    </w:p>
    <w:p>
      <w:pPr>
        <w:pStyle w:val="ListParagraph"/>
        <w:numPr>
          <w:ilvl w:val="0"/>
          <w:numId w:val="2"/>
        </w:numPr>
        <w:spacing w:after="40" w:before="40"/>
      </w:pPr>
      <w:r>
        <w:rPr>
          <w:rFonts w:ascii="Arial" w:cs="Arial" w:eastAsia="Arial" w:hAnsi="Arial"/>
          <w:sz w:val="19"/>
          <w:szCs w:val="19"/>
        </w:rPr>
        <w:t xml:space="preserve">Actions taken during response</w:t>
      </w:r>
    </w:p>
    <w:p>
      <w:pPr>
        <w:pStyle w:val="ListParagraph"/>
        <w:numPr>
          <w:ilvl w:val="0"/>
          <w:numId w:val="2"/>
        </w:numPr>
        <w:spacing w:after="40" w:before="40"/>
      </w:pPr>
      <w:r>
        <w:rPr>
          <w:rFonts w:ascii="Arial" w:cs="Arial" w:eastAsia="Arial" w:hAnsi="Arial"/>
          <w:sz w:val="19"/>
          <w:szCs w:val="19"/>
        </w:rPr>
        <w:t xml:space="preserve">Outcome and resolution</w:t>
      </w:r>
    </w:p>
    <w:p>
      <w:pPr>
        <w:spacing w:after="80" w:before="80"/>
      </w:pPr>
      <w:r>
        <w:rPr>
          <w:rFonts w:ascii="Arial" w:cs="Arial" w:eastAsia="Arial" w:hAnsi="Arial"/>
          <w:color w:val="000000"/>
          <w:sz w:val="19"/>
          <w:szCs w:val="19"/>
        </w:rPr>
        <w:t xml:space="preserve">Documentation should be completed as soon as practicable after the incident is resolved.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9. Training and Awareness</w:t>
      </w:r>
    </w:p>
    <w:p>
      <w:pPr>
        <w:spacing w:after="80" w:before="80"/>
      </w:pPr>
      <w:r>
        <w:rPr>
          <w:rFonts w:ascii="Arial" w:cs="Arial" w:eastAsia="Arial" w:hAnsi="Arial"/>
          <w:color w:val="000000"/>
          <w:sz w:val="19"/>
          <w:szCs w:val="19"/>
        </w:rPr>
        <w:t xml:space="preserve">All IT security staff should be familiar with this SOP. Annual security awareness training is conducted for all employees.</w:t>
      </w:r>
    </w:p>
    <w:p>
      <w:pPr>
        <w:spacing w:after="80" w:before="80"/>
      </w:pPr>
      <w:r>
        <w:rPr>
          <w:rFonts w:ascii="Arial" w:cs="Arial" w:eastAsia="Arial" w:hAnsi="Arial"/>
          <w:color w:val="000000"/>
          <w:sz w:val="19"/>
          <w:szCs w:val="19"/>
        </w:rPr>
        <w:t xml:space="preserve">Tabletop exercises and simulations may be conducted periodically to test the bank's incident response readiness.</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10. Document Review</w:t>
      </w:r>
    </w:p>
    <w:p>
      <w:pPr>
        <w:spacing w:after="80" w:before="80"/>
      </w:pPr>
      <w:r>
        <w:rPr>
          <w:rFonts w:ascii="Arial" w:cs="Arial" w:eastAsia="Arial" w:hAnsi="Arial"/>
          <w:color w:val="000000"/>
          <w:sz w:val="19"/>
          <w:szCs w:val="19"/>
        </w:rPr>
        <w:t xml:space="preserve">This SOP should be reviewed and updated periodically, or following a significant security incident. The IT Security team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Appendix A – Contact List</w:t>
      </w:r>
    </w:p>
    <w:p>
      <w:pPr>
        <w:spacing w:after="80" w:before="80"/>
      </w:pPr>
      <w:r>
        <w:rPr>
          <w:rFonts w:ascii="Arial" w:cs="Arial" w:eastAsia="Arial" w:hAnsi="Arial"/>
          <w:color w:val="000000"/>
          <w:sz w:val="19"/>
          <w:szCs w:val="19"/>
        </w:rPr>
        <w:t xml:space="preserve">In the event of an incident, the following contacts should be notified as appropriate. This list should be maintained and kept up to date by the IT Security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Contact</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Head</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Head of IT Operations</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Chief Compliance Officer</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Counsel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bl>
    <w:p>
      <w:r>
        <w:rPr>
          <w:rFonts w:ascii="Arial" w:cs="Arial" w:eastAsia="Arial" w:hAnsi="Arial"/>
          <w:sz w:val="19"/>
          <w:szCs w:val="19"/>
        </w:rPr>
        <w:t xml:space="preserve"/>
      </w:r>
    </w:p>
    <w:p>
      <w:commentRangeStart w:id="0"/>
      <w:ins w:id="2" w:author="TRACE Document Uplift" w:date="2026-05-07T22:10:49+00:00">
        <w:r>
          <w:t>To address the open issue for Accelerate legacy endpoint migration, compensating network segmentation shall be implemented. This implementation must include a designated owner, defined resolution criteria, an escalation path, a specified due date or review cadence, and the maintenance of retained evidence.</w:t>
        </w:r>
      </w:ins>
      <w:commentRangeEnd w:id="0"/>
      <w:r>
        <w:commentReference w:id="0"/>
      </w:r>
    </w:p>
    <w:p>
      <w:commentRangeStart w:id="3"/>
      <w:ins w:id="8" w:author="TRACE Document Uplift" w:date="2026-05-07T22:10:49+00:00">
        <w:r>
          <w:t>To address the open issue, the backlog shall be remediated by Q1 2025. The standard vendor contract template must be updated to include the following elements: owner, resolution criteria, escalation path, due date or review cadence, and retained evidence.</w:t>
        </w:r>
      </w:ins>
      <w:commentRangeEnd w:id="3"/>
      <w:r>
        <w:commentReference w:id="3"/>
      </w:r>
    </w:p>
    <w:p>
      <w:commentRangeStart w:id="5"/>
      <w:ins w:id="12" w:author="TRACE Document Uplift" w:date="2026-05-07T22:10:49+00:00">
        <w:r>
          <w:t>Data Loss Prevention (DLP) Rule Review and Maintenance Owner: Information Security Manager Review Cadence: Quarterly The Information Security Manager shall conduct a formal review and update of all Data Loss Prevention (DLP) rules on a quarterly basis. This review must ensure that coverage is expanded to include all corporate cloud-hosted drives, ensuring consistent data protection across all storage environments. Resolution Criteria: The review process is considered complete when all DLP rules have been audited for accuracy, necessary updates have been implemented, and coverage for cloud-hosted drives has been verified as active and operational. Escalation Path: If the quarterly review or cloud expansion cannot be completed within the scheduled timeframe, the matter must be escalated to the IT Director for resolution. Retained Evidence: Records of the quarterly review, including updated rule configurations, cloud coverage verification logs, and formal sign-off, shall be retained in the organization’s compliance repository.</w:t>
        </w:r>
      </w:ins>
      <w:commentRangeEnd w:id="5"/>
      <w:r>
        <w:commentReference w:id="5"/>
      </w:r>
    </w:p>
    <w:p>
      <w:commentRangeStart w:id="6"/>
      <w:ins w:id="14" w:author="TRACE Document Uplift" w:date="2026-05-07T22:10:49+00:00">
        <w:r>
          <w:t>The procedure is updated to address the open issue regarding the implementation of automated patch deployment for OS and middleware and the reduction of manual approvals. This includes the designation of a process owner, defined resolution criteria, a clear escalation path, an established due date or review cadence, and the requirement for retained evidence.</w:t>
        </w:r>
      </w:ins>
      <w:commentRangeEnd w:id="6"/>
      <w:r>
        <w:commentReference w:id="6"/>
      </w:r>
    </w:p>
    <w:p>
      <w:commentRangeStart w:id="14"/>
      <w:ins w:id="30" w:author="TRACE Document Uplift" w:date="2026-05-07T22:10:49+00:00">
        <w:r>
          <w:t>Update the procedure to address the open issue for Vendor escalation SLA added to contract; threat intel feed to CBS vendor team established, including owner, resolution criteria, escalation path, due date or review cadence, and retained evidence.</w:t>
        </w:r>
      </w:ins>
      <w:commentRangeEnd w:id="14"/>
      <w:r>
        <w:commentReference w:id="14"/>
      </w:r>
    </w:p>
    <w:p>
      <w:commentRangeStart w:id="15"/>
      <w:ins w:id="32" w:author="TRACE Document Uplift" w:date="2026-05-07T22:10:50+00:00">
        <w:r>
          <w:t>Update the procedure to address the open issue for Offboarding: USB disable immediate upon resignation; UEBA rules triggered correctly; legal hold initiated, including owner, resolution criteria, escalation path, due date or review cadence, and retained evidence.</w:t>
        </w:r>
      </w:ins>
      <w:commentRangeEnd w:id="15"/>
      <w:r>
        <w:commentReference w:id="15"/>
      </w:r>
    </w:p>
    <w:p>
      <w:commentRangeStart w:id="17"/>
      <w:ins w:id="36" w:author="TRACE Document Uplift" w:date="2026-05-07T22:10:50+00:00">
        <w:r>
          <w:t>Update the procedure to address the open issue for SAS token governance policy implemented; wiki scanning for credential/token patterns enabled, including owner, resolution criteria, escalation path, due date or review cadence, and retained evidence.</w:t>
        </w:r>
      </w:ins>
      <w:commentRangeEnd w:id="17"/>
      <w:r>
        <w:commentReference w:id="17"/>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07T22:10:50+00:00">
    <w:p>
      <w:r>
        <w:t>Open issue should be reflected in the procedure: Accelerate legacy endpoint migration; implement compensating network segmentation.. Why this was suggested: The source row is open or unresolved and describes: Key Gap Identified: EDR not deployed on 12% of legacy ATM-connected systems running Windows 7; Recommended Action: Accelerate legacy endpoint migration; implement compensating network segmentation. Source document(s): cyber_rcm.xlsx - Control Assessment row 2 column Key Gap Identified.</w:t>
      </w:r>
    </w:p>
  </w:comment>
  <w:comment w:id="1" w:author="TRACE Document Uplift" w:date="2026-05-07T22:10:50+00:00">
    <w:p>
      <w:r>
        <w:t>Open issue should be reflected in the procedure: Deploy hardware FIDO2 tokens for Tier-1 privileged accounts by Q2 2025.. Why this was suggested: The source row is open or unresolved and describes: Key Gap Identified: MFA bypass risk via SIM-swap not mitigated; hardware token not available for all privileged users; Recommended Action: Deploy hardware FIDO2 tokens for Tier-1 privileged accounts by Q2 2025. Source document(s): cyber_rcm.xlsx - Control Assessment row 3 column Key Gap Identified.</w:t>
      </w:r>
    </w:p>
  </w:comment>
  <w:comment w:id="2" w:author="TRACE Document Uplift" w:date="2026-05-07T22:10:50+00:00">
    <w:p>
      <w:r>
        <w:t>Open issue should be reflected in the procedure: Automate PAR using IAM tooling; set hard deadline with CISO sign-off.. Why this was suggested: The source row is open or unresolved and describes: Key Gap Identified: Reviews completed 6 weeks after due date in 2 of last 4 quarters; orphaned accounts found in AD; Recommended Action: Automate PAR using IAM tooling; set hard deadline with CISO sign-off. Source document(s): cyber_rcm.xlsx - Control Assessment row 4 column Key Gap Identified.</w:t>
      </w:r>
    </w:p>
  </w:comment>
  <w:comment w:id="3" w:author="TRACE Document Uplift" w:date="2026-05-07T22:10:50+00:00">
    <w:p>
      <w:r>
        <w:t>Open issue should be reflected in the procedure: Remediate backlog by Q1 2025; update standard vendor contract template.. Why this was suggested: The source row is open or unresolved and describes: Key Gap Identified: 18 active vendors not assessed in last 24 months; no contractual security requirement for 6 vendors; Recommended Action: Remediate backlog by Q1 2025; update standard vendor contract template. Source document(s): cyber_rcm.xlsx - Control Assessment row 5 column Key Gap Identified.</w:t>
      </w:r>
    </w:p>
  </w:comment>
  <w:comment w:id="4" w:author="TRACE Document Uplift" w:date="2026-05-07T22:10:50+00:00">
    <w:p>
      <w:r>
        <w:t>Open issue should be reflected in the procedure: Conduct full-spectrum DDoS simulation test; evaluate SASE options.. Why this was suggested: The source row is open or unresolved and describes: Key Gap Identified: Scrubbing capacity validated only for volumetric attacks; application-layer DDoS not tested; Recommended Action: Conduct full-spectrum DDoS simulation test; evaluate SASE options. Source document(s): cyber_rcm.xlsx - Control Assessment row 6 column Key Gap Identified.</w:t>
      </w:r>
    </w:p>
  </w:comment>
  <w:comment w:id="5" w:author="TRACE Document Uplift" w:date="2026-05-07T22:10:50+00:00">
    <w:p>
      <w:r>
        <w:t>Open issue should be reflected in the procedure: Review and update DLP rules quarterly; expand coverage to cloud-hosted drives.. Why this was suggested: The source row is open or unresolved and describes: Key Gap Identified: DLP policy rules not reviewed in 18 months; 4 high-sensitivity data categories lack coverage; Recommended Action: Review and update DLP rules quarterly; expand coverage to cloud-hosted drives. Source document(s): cyber_rcm.xlsx - Control Assessment row 7 column Key Gap Identified.</w:t>
      </w:r>
    </w:p>
  </w:comment>
  <w:comment w:id="6" w:author="TRACE Document Uplift" w:date="2026-05-07T22:10:50+00:00">
    <w:p>
      <w:r>
        <w:t>Open issue should be reflected in the procedure: Implement automated patch deployment for OS and middleware; reduce manual approvals.. Why this was suggested: The source row is open or unresolved and describes: Key Gap Identified: Average time-to-patch for CVSS ≥ 7.0 vulnerabilities is 47 days vs. 30-day SLA; Recommended Action: Implement automated patch deployment for OS and middleware; reduce manual approvals. Source document(s): cyber_rcm.xlsx - Control Assessment row 8 column Key Gap Identified.</w:t>
      </w:r>
    </w:p>
  </w:comment>
  <w:comment w:id="7" w:author="TRACE Document Uplift" w:date="2026-05-07T22:10:50+00:00">
    <w:p>
      <w:r>
        <w:t>Open issue should be reflected in the procedure: Integrate SAST into mandatory pre-merge gate; onboard DAST tool by Q2 2025.. Why this was suggested: The source row is open or unresolved and describes: Key Gap Identified: SAST coverage only 60% of active repositories; DAST not integrated into CI/CD pipeline; Recommended Action: Integrate SAST into mandatory pre-merge gate; onboard DAST tool by Q2 2025. Source document(s): cyber_rcm.xlsx - Control Assessment row 9 column Key Gap Identified.</w:t>
      </w:r>
    </w:p>
  </w:comment>
  <w:comment w:id="8" w:author="TRACE Document Uplift" w:date="2026-05-07T22:10:50+00:00">
    <w:p>
      <w:r>
        <w:t>Open issue should be reflected in the procedure: Assign cloud security owner per business unit; configure auto-remediation for Severity 1.. Why this was suggested: The source row is open or unresolved and describes: Key Gap Identified: CSPM alerts not actioned within SLA in 35% of cases; remediation ownership unclear for shared services; Recommended Action: Assign cloud security owner per business unit; configure auto-remediation for Severity 1. Source document(s): cyber_rcm.xlsx - Control Assessment row 10 column Key Gap Identified.</w:t>
      </w:r>
    </w:p>
  </w:comment>
  <w:comment w:id="9" w:author="TRACE Document Uplift" w:date="2026-05-07T22:10:50+00:00">
    <w:p>
      <w:r>
        <w:t>Open issue should be reflected in the procedure: Extend log retention to 24 months; validate at next SWIFT CSP attestation.. Why this was suggested: The source row is open or unresolved and describes: Key Gap Identified: No major gaps; minor gap in logging retention (currently 12 months vs. SWIFT-recommended 24 months); Recommended Action: Extend log retention to 24 months; validate at next SWIFT CSP attestation. Source document(s): cyber_rcm.xlsx - Control Assessment row 11 column Key Gap Identified.</w:t>
      </w:r>
    </w:p>
  </w:comment>
  <w:comment w:id="10" w:author="TRACE Document Uplift" w:date="2026-05-07T22:10:50+00:00">
    <w:p>
      <w:r>
        <w:t>Open issue should be reflected in the procedure: Repeat DR drill with revised runbook; implement automated backup integrity checks.. Why this was suggested: The source row is open or unresolved and describes: Key Gap Identified: Last DR drill showed CBS recovery in 6.5 hrs vs. 4-hr RTO target; backup integrity not verified monthly; Recommended Action: Repeat DR drill with revised runbook; implement automated backup integrity checks. Source document(s): cyber_rcm.xlsx - Control Assessment row 12 column Key Gap Identified.</w:t>
      </w:r>
    </w:p>
  </w:comment>
  <w:comment w:id="11" w:author="TRACE Document Uplift" w:date="2026-05-07T22:10:50+00:00">
    <w:p>
      <w:r>
        <w:t>Open issue should be reflected in the procedure: Retrain model with 2023-2024 transaction data; validate against synthetic fraud scenarios.. Why this was suggested: The source row is open or unresolved and describes: Key Gap Identified: ML model trained on 2022 data; significant model drift observed since UPI limit increase in 2023; Recommended Action: Retrain model with 2023-2024 transaction data; validate against synthetic fraud scenarios. Source document(s): cyber_rcm.xlsx - Control Assessment row 13 column Key Gap Identified.</w:t>
      </w:r>
    </w:p>
  </w:comment>
  <w:comment w:id="12" w:author="TRACE Document Uplift" w:date="2026-05-07T22:10:50+00:00">
    <w:p>
      <w:r>
        <w:t>Open issue should be reflected in the procedure: Deepfake detection API integrated into video KYC; passive liveness check upgraded to active challenge-response.. Why this was suggested: The source row is open or unresolved and describes: Root Cause Category: AI / Emerging Tech; Root Cause Detail: AI-generated deepfake video used to pass video KYC check and open 6 mule accounts subsequently used for fraud; Lessons Learned / Action Taken: Deepfake detection API integrated into video KYC; passive liveness check upgraded to active challenge-response. Source document(s): cyber_risk_event_log.xlsx - Incident Log row 30 column Root Cause Category.</w:t>
      </w:r>
    </w:p>
  </w:comment>
  <w:comment w:id="13" w:author="TRACE Document Uplift" w:date="2026-05-07T22:10:50+00:00">
    <w:p>
      <w:r>
        <w:t>Open issue should be reflected in the procedure: Callback verification added for all payment instruction changes above ₹25L; counterparty authentication protocol updated.. Why this was suggested: The source row is open or unresolved and describes: Root Cause Category: Social Engineering; Root Cause Detail: Compromised external counterparty email used to divert bulk payment instruction; ₹1.1Cr wire re-routed; Lessons Learned / Action Taken: Callback verification added for all payment instruction changes above ₹25L; counterparty authentication protocol updated. Source document(s): cyber_risk_event_log.xlsx - Incident Log row 31 column Root Cause Category.</w:t>
      </w:r>
    </w:p>
  </w:comment>
  <w:comment w:id="14" w:author="TRACE Document Uplift" w:date="2026-05-07T22:10:50+00:00">
    <w:p>
      <w:r>
        <w:t>Open issue should be reflected in the procedure: Vendor escalation SLA added to contract; threat intel feed to CBS vendor team established.. Why this was suggested: The source row is open or unresolved and describes: Root Cause Category: Application Vulnerability; Root Cause Detail: Zero-day vulnerability in CBS API middleware (vendor-confirmed CVE pending); threat intel indicated active exploitation in other banks; Lessons Learned / Action Taken: Vendor escalation SLA added to contract; threat intel feed to CBS vendor team established. Source document(s): cyber_risk_event_log.xlsx - Incident Log row 33 column Root Cause Category.</w:t>
      </w:r>
    </w:p>
  </w:comment>
  <w:comment w:id="15" w:author="TRACE Document Uplift" w:date="2026-05-07T22:10:50+00:00">
    <w:p>
      <w:r>
        <w:t>Open issue should be reflected in the procedure: Offboarding: USB disable immediate upon resignation; UEBA rules triggered correctly; legal hold initiated.. Why this was suggested: The source row is open or unresolved and describes: Root Cause Category: Malicious Insider; Root Cause Detail: Departing wealth RM exported 3,800 HNI client investment profiles to personal USB before exit access revocation; Lessons Learned / Action Taken: Offboarding: USB disable immediate upon resignation; UEBA rules triggered correctly; legal hold initiated. Source document(s): cyber_risk_event_log.xlsx - Incident Log row 34 column Root Cause Category.</w:t>
      </w:r>
    </w:p>
  </w:comment>
  <w:comment w:id="16" w:author="TRACE Document Uplift" w:date="2026-05-07T22:10:50+00:00">
    <w:p>
      <w:r>
        <w:t>Open issue should be reflected in the procedure: EDR detection rules updated for LockBit TTPs; payroll backup RTO target reduced from 36 to 8 hrs.. Why this was suggested: The source row is open or unresolved and describes: Root Cause Category: Phishing; Root Cause Detail: LockBit affiliate deployed ransomware via spear-phish targeting HR; payroll system offline 36 hrs; backup restoration successful; Lessons Learned / Action Taken: EDR detection rules updated for LockBit TTPs; payroll backup RTO target reduced from 36 to 8 hrs. Source document(s): cyber_risk_event_log.xlsx - Incident Log row 35 column Root Cause Category.</w:t>
      </w:r>
    </w:p>
  </w:comment>
  <w:comment w:id="17" w:author="TRACE Document Uplift" w:date="2026-05-07T22:10:50+00:00">
    <w:p>
      <w:r>
        <w:t>Open issue should be reflected in the procedure: SAS token governance policy implemented; wiki scanning for credential/token patterns enabled.. Why this was suggested: The source row is open or unresolved and describes: Root Cause Category: Cloud Misconfiguration; Root Cause Detail: Analytics pipeline misconfigured storage account SAS token with overly permissive access shared in internal wiki; Lessons Learned / Action Taken: SAS token governance policy implemented; wiki scanning for credential/token patterns enabled. Source document(s): cyber_risk_event_log.xlsx - Incident Log row 36 column Root Cause Category.</w:t>
      </w:r>
    </w:p>
  </w:comment>
  <w:comment w:id="18" w:author="TRACE Document Uplift" w:date="2026-05-07T22:10:50+00:00">
    <w:p>
      <w:r>
        <w:t>Missing Specialized Response Roles. Why this was suggested: The RCM identifies several specialized owners (IAM Team, Network Ops, Cloud Security, AppSec) who have critical control responsibilities (CC-002, CC-005, CC-010). These roles are missing from the SOP Section 4 Roles and Responsibilities table. Source document(s): cyber_ir_sop.docx.</w:t>
      </w:r>
    </w:p>
  </w:comment>
  <w:comment w:id="19" w:author="TRACE Document Uplift" w:date="2026-05-07T22:10:50+00:00">
    <w:p>
      <w:r>
        <w:t>Alignment with Emergency Patching Requirements. Why this was suggested: Section 6.3 (Eradication) mentions applying security patches, but does not specify the critical 72-hour timeframe required for CVSS ≥ 9.0 vulnerabilities as defined in control CC-007. Source document(s): cyber_ir_sop.docx.</w:t>
      </w:r>
    </w:p>
  </w:comment>
  <w:comment w:id="20" w:author="TRACE Document Uplift" w:date="2026-05-07T22:10:50+00:00">
    <w:p>
      <w:r>
        <w:t>Integration of Specific Threat Intelligence Sources. Why this was suggested: Section 6.1 lists 'Threat intelligence feeds' generally. Control CC-019 specifically mandates the integration of FSISAC and FS-CERT feeds into the SIEM, which should be explicitly mentioned to ensure analysts check these specific sources. Source document(s): cyber_ir_sop.docx.</w:t>
      </w:r>
    </w:p>
  </w:comment>
  <w:comment w:id="21" w:author="TRACE Document Uplift" w:date="2026-05-07T22:10:50+00:00">
    <w:p>
      <w:r>
        <w:t>Immutable Backup Reference in Recovery. Why this was suggested: Section 6.4 (Recovery) does not specify the source of data restoration. Control CC-013 highlights the maintenance of 'Immutable offline backups,' which are critical for recovery from ransomware or severe data corruption. Source document(s): cyber_ir_sop.docx.</w:t>
      </w:r>
    </w:p>
  </w:comment>
  <w:comment w:id="22" w:author="TRACE Document Uplift" w:date="2026-05-07T22:10:50+00:00">
    <w:p>
      <w:r>
        <w:t>Regulatory Reporting Obligations. Why this was suggested: Section 7.2 (External Communication) refers to Legal advising on law enforcement, but does not mention the mandatory RBI CSF reporting/self-assessment requirements noted in CC-014. Source document(s): cyber_ir_sop.docx.</w:t>
      </w:r>
    </w:p>
  </w:comment>
  <w:comment w:id="23" w:author="TRACE Document Uplift" w:date="2026-05-07T22:10:50+00:00">
    <w:p>
      <w:r>
        <w:t>Resolve owner conflict for CC-013. Why this was suggested: The SOP step assigns ownership to Incident Response Manager / IT Operations, while the RCM lists IT / BCP Team for control CC-013. This is suggested because SOP and RCM ownership must align before the control can be tested consistently. Source document(s): cyber_ir_sop.docx; cyber_rcm.xlsx - Risk &amp; Controls Matrix row 14.</w:t>
      </w:r>
    </w:p>
  </w:comment>
  <w:comment w:id="24" w:author="TRACE Document Uplift" w:date="2026-05-07T22:10:50+00:00">
    <w:p>
      <w:r>
        <w:t>Resolve owner conflict for CC-007. Why this was suggested: The SOP step assigns ownership to IT Operations, while the RCM lists IT Ops for control CC-007. This is suggested because SOP and RCM ownership must align before the control can be tested consistently. Source document(s): cyber_ir_sop.docx; cyber_rcm.xlsx - Risk &amp; Controls Matrix row 8.</w:t>
      </w:r>
    </w:p>
  </w:comment>
  <w:comment w:id="25" w:author="TRACE Document Uplift" w:date="2026-05-07T22:10:50+00:00">
    <w:p>
      <w:r>
        <w:t>Resolve owner conflict for CC-002. Why this was suggested: The SOP step assigns ownership to Incident Response Manager, while the RCM lists IAM Team for control CC-002. This is suggested because SOP and RCM ownership must align before the control can be tested consistently. Source document(s): cyber_ir_sop.docx; cyber_rcm.xlsx - Risk &amp; Controls Matrix row 3.</w:t>
      </w:r>
    </w:p>
  </w:comment>
  <w:comment w:id="26" w:author="TRACE Document Uplift" w:date="2026-05-07T22:10:50+00:00">
    <w:p>
      <w:r>
        <w:t>Resolve owner conflict for CC-017. Why this was suggested: The SOP step assigns ownership to Incident Response Manager, while the RCM lists Security Architecture for control CC-017. This is suggested because SOP and RCM ownership must align before the control can be tested consistently. Source document(s): cyber_ir_sop.docx; cyber_rcm.xlsx - Risk &amp; Controls Matrix row 18.</w:t>
      </w:r>
    </w:p>
  </w:comment>
  <w:comment w:id="27" w:author="TRACE Document Uplift" w:date="2026-05-07T22:10:50+00:00">
    <w:p>
      <w:r>
        <w:t>Add SOP coverage for CC-001. Target: Procedure update; Why this was suggested: Add the missing activity to the process narrative. Source document(s): cyber_ir_sop.docx; cyber_rcm.xlsx - Risk &amp; Controls Matrix row 2.</w:t>
      </w:r>
    </w:p>
  </w:comment>
  <w:comment w:id="28" w:author="TRACE Document Uplift" w:date="2026-05-07T22:10:50+00:00">
    <w:p>
      <w:r>
        <w:t>Add SOP coverage for CC-001. Target: Responsibility update; Why this was suggested: Reflect the accountable role in the responsibilities area. Source document(s): cyber_ir_sop.docx; cyber_rcm.xlsx - Risk &amp; Controls Matrix row 2.</w:t>
      </w:r>
    </w:p>
  </w:comment>
  <w:comment w:id="29" w:author="TRACE Document Uplift" w:date="2026-05-07T22:10:50+00:00">
    <w:p>
      <w:r>
        <w:t>Add SOP coverage for CC-003. Target: Procedure update; Why this was suggested: Add the missing activity to the process narrative. Source document(s): cyber_ir_sop.docx; cyber_rcm.xlsx - Risk &amp; Controls Matrix row 4.</w:t>
      </w:r>
    </w:p>
  </w:comment>
  <w:comment w:id="30" w:author="TRACE Document Uplift" w:date="2026-05-07T22:10:50+00:00">
    <w:p>
      <w:r>
        <w:t>Add SOP coverage for CC-003. Target: Responsibility update; Why this was suggested: Reflect the accountable role in the responsibilities area. Source document(s): cyber_ir_sop.docx; cyber_rcm.xlsx - Risk &amp; Controls Matrix row 4.</w:t>
      </w:r>
    </w:p>
  </w:comment>
  <w:comment w:id="31" w:author="TRACE Document Uplift" w:date="2026-05-07T22:10:50+00:00">
    <w:p>
      <w:r>
        <w:t>Add SOP coverage for CC-004. Target: Procedure update; Why this was suggested: Add the missing activity to the process narrative. Source document(s): cyber_ir_sop.docx; cyber_rcm.xlsx - Risk &amp; Controls Matrix row 5.</w:t>
      </w:r>
    </w:p>
  </w:comment>
  <w:comment w:id="32" w:author="TRACE Document Uplift" w:date="2026-05-07T22:10:50+00:00">
    <w:p>
      <w:r>
        <w:t>Add SOP coverage for CC-004. Target: Responsibility update; Why this was suggested: Reflect the accountable role in the responsibilities area. Source document(s): cyber_ir_sop.docx; cyber_rcm.xlsx - Risk &amp; Controls Matrix row 5.</w:t>
      </w:r>
    </w:p>
  </w:comment>
  <w:comment w:id="33" w:author="TRACE Document Uplift" w:date="2026-05-07T22:10:50+00:00">
    <w:p>
      <w:r>
        <w:t>Add SOP coverage for CC-005. Target: Procedure update; Why this was suggested: Add the missing activity to the process narrative. Source document(s): cyber_ir_sop.docx; cyber_rcm.xlsx - Risk &amp; Controls Matrix row 6.</w:t>
      </w:r>
    </w:p>
  </w:comment>
  <w:comment w:id="34" w:author="TRACE Document Uplift" w:date="2026-05-07T22:10:50+00:00">
    <w:p>
      <w:r>
        <w:t>Add SOP coverage for CC-005. Target: Responsibility update; Why this was suggested: Reflect the accountable role in the responsibilities area. Source document(s): cyber_ir_sop.docx; cyber_rcm.xlsx - Risk &amp; Controls Matrix row 6.</w:t>
      </w:r>
    </w:p>
  </w:comment>
  <w:comment w:id="35" w:author="TRACE Document Uplift" w:date="2026-05-07T22:10:50+00:00">
    <w:p>
      <w:r>
        <w:t>Add SOP coverage for CC-006. Target: Procedure update; Why this was suggested: Add the missing activity to the process narrative. Source document(s): cyber_ir_sop.docx; cyber_rcm.xlsx - Risk &amp; Controls Matrix row 7.</w:t>
      </w:r>
    </w:p>
  </w:comment>
  <w:comment w:id="36" w:author="TRACE Document Uplift" w:date="2026-05-07T22:10:50+00:00">
    <w:p>
      <w:r>
        <w:t>Add SOP coverage for CC-006. Target: Responsibility update; Why this was suggested: Reflect the accountable role in the responsibilities area. Source document(s): cyber_ir_sop.docx; cyber_rcm.xlsx - Risk &amp; Controls Matrix row 7.</w:t>
      </w:r>
    </w:p>
  </w:comment>
  <w:comment w:id="37" w:author="TRACE Document Uplift" w:date="2026-05-07T22:10:50+00:00">
    <w:p>
      <w:r>
        <w:t>Add SOP coverage for CC-009. Target: Procedure update; Why this was suggested: Add the missing activity to the process narrative. Source document(s): cyber_ir_sop.docx; cyber_rcm.xlsx - Risk &amp; Controls Matrix row 10.</w:t>
      </w:r>
    </w:p>
  </w:comment>
  <w:comment w:id="38" w:author="TRACE Document Uplift" w:date="2026-05-07T22:10:50+00:00">
    <w:p>
      <w:r>
        <w:t>Add SOP coverage for CC-009. Target: Responsibility update; Why this was suggested: Reflect the accountable role in the responsibilities area. Source document(s): cyber_ir_sop.docx; cyber_rcm.xlsx - Risk &amp; Controls Matrix row 10.</w:t>
      </w:r>
    </w:p>
  </w:comment>
  <w:comment w:id="39" w:author="TRACE Document Uplift" w:date="2026-05-07T22:10:50+00:00">
    <w:p>
      <w:r>
        <w:t>Add SOP coverage for CC-011. Target: Procedure update; Why this was suggested: Add the missing activity to the process narrative. Source document(s): cyber_ir_sop.docx; cyber_rcm.xlsx - Risk &amp; Controls Matrix row 12.</w:t>
      </w:r>
    </w:p>
  </w:comment>
  <w:comment w:id="40" w:author="TRACE Document Uplift" w:date="2026-05-07T22:10:50+00:00">
    <w:p>
      <w:r>
        <w:t>Add SOP coverage for CC-011. Target: Responsibility update; Why this was suggested: Reflect the accountable role in the responsibilities area. Source document(s): cyber_ir_sop.docx; cyber_rcm.xlsx - Risk &amp; Controls Matrix row 12.</w:t>
      </w:r>
    </w:p>
  </w:comment>
  <w:comment w:id="41" w:author="TRACE Document Uplift" w:date="2026-05-07T22:10:50+00:00">
    <w:p>
      <w:r>
        <w:t>Add SOP coverage for CC-012. Target: Procedure update; Why this was suggested: Add the missing activity to the process narrative. Source document(s): cyber_ir_sop.docx; cyber_rcm.xlsx - Risk &amp; Controls Matrix row 13.</w:t>
      </w:r>
    </w:p>
  </w:comment>
  <w:comment w:id="42" w:author="TRACE Document Uplift" w:date="2026-05-07T22:10:50+00:00">
    <w:p>
      <w:r>
        <w:t>Add SOP coverage for CC-012. Target: Responsibility update; Why this was suggested: Reflect the accountable role in the responsibilities area. Source document(s): cyber_ir_sop.docx; cyber_rcm.xlsx - Risk &amp; Controls Matrix row 13.</w:t>
      </w:r>
    </w:p>
  </w:comment>
  <w:comment w:id="43" w:author="TRACE Document Uplift" w:date="2026-05-07T22:10:50+00:00">
    <w:p>
      <w:r>
        <w:t>Add SOP coverage for CC-014. Target: Procedure update; Why this was suggested: Add the missing activity to the process narrative. Source document(s): cyber_ir_sop.docx; cyber_rcm.xlsx - Risk &amp; Controls Matrix row 15.</w:t>
      </w:r>
    </w:p>
  </w:comment>
  <w:comment w:id="44" w:author="TRACE Document Uplift" w:date="2026-05-07T22:10:50+00:00">
    <w:p>
      <w:r>
        <w:t>Add SOP coverage for CC-014. Target: Responsibility update; Why this was suggested: Reflect the accountable role in the responsibilities area. Source document(s): cyber_ir_sop.docx; cyber_rcm.xlsx - Risk &amp; Controls Matrix row 15.</w:t>
      </w:r>
    </w:p>
  </w:comment>
  <w:comment w:id="45" w:author="TRACE Document Uplift" w:date="2026-05-07T22:10:50+00:00">
    <w:p>
      <w:r>
        <w:t>Add SOP coverage for CC-015. Target: Procedure update; Why this was suggested: Add the missing activity to the process narrative. Source document(s): cyber_ir_sop.docx; cyber_rcm.xlsx - Risk &amp; Controls Matrix row 16.</w:t>
      </w:r>
    </w:p>
  </w:comment>
  <w:comment w:id="46" w:author="TRACE Document Uplift" w:date="2026-05-07T22:10:50+00:00">
    <w:p>
      <w:r>
        <w:t>Add SOP coverage for CC-015. Target: Responsibility update; Why this was suggested: Reflect the accountable role in the responsibilities area. Source document(s): cyber_ir_sop.docx; cyber_rcm.xlsx - Risk &amp; Controls Matrix row 16.</w:t>
      </w:r>
    </w:p>
  </w:comment>
  <w:comment w:id="47" w:author="TRACE Document Uplift" w:date="2026-05-07T22:10:50+00:00">
    <w:p>
      <w:r>
        <w:t>Add SOP coverage for CC-016. Target: Procedure update; Why this was suggested: Add the missing activity to the process narrative. Source document(s): cyber_ir_sop.docx; cyber_rcm.xlsx - Risk &amp; Controls Matrix row 17.</w:t>
      </w:r>
    </w:p>
  </w:comment>
  <w:comment w:id="48" w:author="TRACE Document Uplift" w:date="2026-05-07T22:10:50+00:00">
    <w:p>
      <w:r>
        <w:t>Add SOP coverage for CC-016. Target: Responsibility update; Why this was suggested: Reflect the accountable role in the responsibilities area. Source document(s): cyber_ir_sop.docx; cyber_rcm.xlsx - Risk &amp; Controls Matrix row 17.</w:t>
      </w:r>
    </w:p>
  </w:comment>
  <w:comment w:id="49" w:author="TRACE Document Uplift" w:date="2026-05-07T22:10:50+00:00">
    <w:p>
      <w:r>
        <w:t>Add SOP coverage for CC-018. Target: Procedure update; Why this was suggested: Add the missing activity to the process narrative. Source document(s): cyber_ir_sop.docx; cyber_rcm.xlsx - Risk &amp; Controls Matrix row 19.</w:t>
      </w:r>
    </w:p>
  </w:comment>
  <w:comment w:id="50" w:author="TRACE Document Uplift" w:date="2026-05-07T22:10:50+00:00">
    <w:p>
      <w:r>
        <w:t>Add SOP coverage for CC-018. Target: Responsibility update; Why this was suggested: Reflect the accountable role in the responsibilities area. Source document(s): cyber_ir_sop.docx; cyber_rcm.xlsx - Risk &amp; Controls Matrix row 19.</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2026-05-07T21:05:09.886Z</dcterms:created>
  <dcterms:modified xsi:type="dcterms:W3CDTF">2026-05-07T21:05:09.899Z</dcterms:modified>
</cp:coreProperties>
</file>

<file path=docProps/custom.xml><?xml version="1.0" encoding="utf-8"?>
<Properties xmlns="http://schemas.openxmlformats.org/officeDocument/2006/custom-properties" xmlns:vt="http://schemas.openxmlformats.org/officeDocument/2006/docPropsVTypes"/>
</file>