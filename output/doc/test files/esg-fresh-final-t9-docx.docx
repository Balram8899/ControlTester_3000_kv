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6B3C"/>
          <w:sz w:val="36"/>
          <w:szCs w:val="36"/>
        </w:rPr>
        <w:t xml:space="preserve">ESG RISK MONITORING AND REPORTING</w:t>
      </w:r>
    </w:p>
    <w:p>
      <w:pPr/>
      <w:commentRangeStart w:id="9"/>
      <w:ins w:id="20" w:author="TRACE Document Uplift" w:date="2026-05-07T22:10:13+00:00">
        <w:r>
          <w:t>Management of PSL Achievement (% of ANBC) Deviations 1. Identification and Thresholding Deviations regarding PSL Achievement (% of ANBC) are identified during the monthly performance monitoring cycle. A deviation is formally triggered when the actual achievement falls below the specific target threshold established in the annual performance framework. 2. Escalation Upon identification of a threshold breach, the Portfolio Manager must escalate the deviation to the Head of Department and the Risk Management Committee within two (2) business days. This notification must include the current achievement percentage and the variance from the target. 3. Remediation and Timeframe The Portfolio Manager is responsible for conducting a root cause analysis and developing a formal remediation plan. This plan must be submitted for approval within five (5) business days of the initial escalation. Corrective actions are expected to be implemented within the subsequent reporting cycle to bring the metric back into compliance. 4. Evidencing and Ownership The Portfolio Manager is the designated owner of the deviation management process. Evidence of the identification, escalation, and remediation must be documented and maintained in the Central Deviation Log. This documentation must include formal correspondence, approved remediation plans, and verification of completed corrective actions to provide a clear audit trail.</w:t>
        </w:r>
      </w:ins>
      <w:commentRangeEnd w:id="9"/>
      <w:r>
        <w:commentReference w:id="9"/>
      </w:r>
    </w:p>
    <w:p>
      <w:pPr/>
      <w:commentRangeStart w:id="7"/>
      <w:ins w:id="16" w:author="TRACE Document Uplift" w:date="2026-05-07T22:10:12+00:00">
        <w:r>
          <w:t>Lost Time Injury Frequency Rate (LTIFR) Deviation Management 1. Identification and Thresholding Deviations are identified through the monthly reconciliation of safety performance data against established benchmarks. A deviation is defined as any instance where the Lost Time Injury Frequency Rate (LTIFR) exceeds the approved annual target or demonstrates an adverse variance of more than 5% from the previous reporting period. 2. Escalation The Health and Safety (H&amp;S) Manager is the designated owner responsible for monitoring LTIFR performance. Upon identification of a threshold breach, the H&amp;S Manager must escalate the deviation to the Executive Leadership Team and the Safety Committee within two (2) business days via a formal deviation report. 3. Remediation Following escalation, the H&amp;S Manager shall facilitate a root cause analysis (RCA) to determine the underlying factors of the deviation. A formal remediation plan, including specific corrective and preventive actions, must be developed and initiated within seven (7) business days of the initial identification to mitigate further risk. 4. Evidencing Evidence of the deviation management process must be documented and maintained within the Corporate Safety Management System. Required evidence includes monthly performance dashboards, formal escalation communications, root cause analysis reports, and signed-off remediation completion logs.</w:t>
        </w:r>
      </w:ins>
      <w:commentRangeEnd w:id="7"/>
      <w:r>
        <w:commentReference w:id="7"/>
      </w:r>
    </w:p>
    <w:p>
      <w:pPr/>
      <w:commentRangeStart w:id="1"/>
      <w:ins w:id="4" w:author="TRACE Document Uplift" w:date="2026-05-07T22:10:12+00:00">
        <w:r>
          <w:t>Deviation Management: Financed Scope 3 Emissions (tCO2e / ₹ Cr lent) This section defines the protocol for managing performance variances related to Financed Scope 3 emissions intensity. 1. Identification and Thresholding Financed Scope 3 emissions (tCO2e / ₹ Cr lent) are monitored on a quarterly basis. A deviation is identified if the actual emissions intensity exceeds the defined annual interim target by a threshold of 5% or more. 2. Escalation Process The Sustainability Reporting Team (Owner) is responsible for identifying deviations. Upon detection of a threshold breach, the deviation must be escalated to the ESG Committee and the Chief Risk Officer within ten (10) business days via a formal notification. 3. Remediation and Timeframe The relevant Business Unit Head (Owner) is responsible for developing and executing a remediation plan. This plan, which may include portfolio rebalancing or enhanced client engagement strategies, must be submitted to the ESG Committee for approval within twenty (20) business days of escalation. The timeframe for remediating the deviation and returning the metric to the approved glide path is 180 days from the date of plan approval. 4. Evidence and Documentation To ensure compliance and auditability, the following evidence must be maintained:; Quarterly Monitoring Reports: Documenting the identification of the deviation and the specific metric value.; Escalation Records: Email or memo correspondence and minutes from the ESG Committee meeting where the deviation was reported.; Approved Remediation Plan: The formal strategy document signed off by the Business Unit Head and the ESG Committee.; Verification Reports: Data-backed evidence showing the successful remediation of the deviation within the required timeframe.</w:t>
        </w:r>
      </w:ins>
      <w:commentRangeEnd w:id="1"/>
      <w:r>
        <w:commentReference w:id="1"/>
      </w:r>
    </w:p>
    <w:p>
      <w:pPr/>
      <w:commentRangeStart w:id="0"/>
      <w:ins w:id="2" w:author="TRACE Document Uplift" w:date="2026-05-07T22:10:12+00:00">
        <w:r>
          <w:t>Section [X]: Deviation Management for Physical Asset Exposure in High-Risk Zones (₹ Cr) 1. Identification and Thresholding Deviations concerning physical asset exposure in high-risk zones are identified during the quarterly risk assessment and asset valuation cycle. A deviation is formally recognized when the total monetary value of physical assets located within designated high-risk geographical zones exceeds the approved threshold of [Insert Threshold Amount] ₹ Cr. 2. Escalation Procedure Once a threshold breach is identified, the Risk Management Office must escalate the deviation to the Chief Risk Officer (CRO) and the Asset Management Committee within three (3) business days. The notification must include the current exposure value and the specific zones involved. 3. Remediation Actions The designated Asset Owner is required to develop a remediation plan to mitigate the exposure. Acceptable remediation actions include the relocation of mobile assets, divestment of non-critical infrastructure, or the implementation of enhanced physical protection measures combined with increased insurance coverage. The goal of remediation is to return the exposure level to within the approved threshold. 4. Timeframe for Resolution The remediation plan must be proposed within ten (10) business days of the escalation. Full execution of the remediation plan and restoration of exposure to acceptable levels must be completed within ninety (90) calendar days. 5. Evidencing and Documentation Remediation must be evidenced by submitting an updated Asset Exposure Report, validated insurance certificates, or physical verification reports to the Risk Compliance Department. All documentation shall be maintained in the Corporate Risk Register for audit purposes. 6. Ownership The Head of Asset Management is the primary owner responsible for the ongoing monitoring of this metric and the execution of necessary remediation activities.</w:t>
        </w:r>
      </w:ins>
      <w:commentRangeEnd w:id="0"/>
      <w:r>
        <w:commentReference w:id="0"/>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Risk Monitoring and Reporting Standard Operating Procedure</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SOP-ESG-002</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 ESG Team</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CFO</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April 2024</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1. Purpose</w:t>
      </w:r>
    </w:p>
    <w:p>
      <w:pPr>
        <w:spacing w:after="80" w:before="80"/>
      </w:pPr>
      <w:r>
        <w:rPr>
          <w:rFonts w:ascii="Arial" w:cs="Arial" w:eastAsia="Arial" w:hAnsi="Arial"/>
          <w:sz w:val="19"/>
          <w:szCs w:val="19"/>
        </w:rPr>
        <w:t xml:space="preserve">This Standard Operating Procedure (SOP) defines the process for collecting, monitoring, reporting, and managing deviations in Environmental, Social, and Governance (ESG) data and metrics at the bank.</w:t>
      </w:r>
    </w:p>
    <w:p>
      <w:pPr>
        <w:spacing w:after="80" w:before="80"/>
      </w:pPr>
      <w:r>
        <w:rPr>
          <w:rFonts w:ascii="Arial" w:cs="Arial" w:eastAsia="Arial" w:hAnsi="Arial"/>
          <w:sz w:val="19"/>
          <w:szCs w:val="19"/>
        </w:rPr>
        <w:t xml:space="preserve">The objective is to ensure that ESG information reported internally and externally is accurate, complete, and consistent, and that material deviations from targets are identified and managed in a timely manner.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2. Scope</w:t>
      </w:r>
    </w:p>
    <w:p>
      <w:pPr>
        <w:spacing w:after="80" w:before="80"/>
      </w:pPr>
      <w:r>
        <w:rPr>
          <w:rFonts w:ascii="Arial" w:cs="Arial" w:eastAsia="Arial" w:hAnsi="Arial"/>
          <w:sz w:val="19"/>
          <w:szCs w:val="19"/>
        </w:rPr>
        <w:t xml:space="preserve">This SOP applies to all ESG data collected and reported by the bank, covering Environmental, Social, and Governance metrics. It is applicable to:</w:t>
      </w:r>
    </w:p>
    <w:p>
      <w:pPr>
        <w:pStyle w:val="ListParagraph"/>
        <w:numPr>
          <w:ilvl w:val="0"/>
          <w:numId w:val="2"/>
        </w:numPr>
        <w:spacing w:after="40" w:before="40"/>
      </w:pPr>
      <w:r>
        <w:rPr>
          <w:rFonts w:ascii="Arial" w:cs="Arial" w:eastAsia="Arial" w:hAnsi="Arial"/>
          <w:sz w:val="19"/>
          <w:szCs w:val="19"/>
        </w:rPr>
        <w:t xml:space="preserve">The corporate sustainability / ESG team</w:t>
      </w:r>
    </w:p>
    <w:p>
      <w:pPr>
        <w:pStyle w:val="ListParagraph"/>
        <w:numPr>
          <w:ilvl w:val="0"/>
          <w:numId w:val="2"/>
        </w:numPr>
        <w:spacing w:after="40" w:before="40"/>
      </w:pPr>
      <w:r>
        <w:rPr>
          <w:rFonts w:ascii="Arial" w:cs="Arial" w:eastAsia="Arial" w:hAnsi="Arial"/>
          <w:sz w:val="19"/>
          <w:szCs w:val="19"/>
        </w:rPr>
        <w:t xml:space="preserve">Finance, HR, Facilities, IT, and other functions that contribute ESG data</w:t>
      </w:r>
    </w:p>
    <w:p>
      <w:pPr>
        <w:pStyle w:val="ListParagraph"/>
        <w:numPr>
          <w:ilvl w:val="0"/>
          <w:numId w:val="2"/>
        </w:numPr>
        <w:spacing w:after="40" w:before="40"/>
      </w:pPr>
      <w:r>
        <w:rPr>
          <w:rFonts w:ascii="Arial" w:cs="Arial" w:eastAsia="Arial" w:hAnsi="Arial"/>
          <w:sz w:val="19"/>
          <w:szCs w:val="19"/>
        </w:rPr>
        <w:t xml:space="preserve">Internal reporting to senior management and the board</w:t>
      </w:r>
    </w:p>
    <w:p>
      <w:pPr>
        <w:pStyle w:val="ListParagraph"/>
        <w:numPr>
          <w:ilvl w:val="0"/>
          <w:numId w:val="2"/>
        </w:numPr>
        <w:spacing w:after="40" w:before="40"/>
      </w:pPr>
      <w:r>
        <w:rPr>
          <w:rFonts w:ascii="Arial" w:cs="Arial" w:eastAsia="Arial" w:hAnsi="Arial"/>
          <w:sz w:val="19"/>
          <w:szCs w:val="19"/>
        </w:rPr>
        <w:t xml:space="preserve">External reporting including the annual BRSR disclosure and sustainability report</w:t>
      </w:r>
    </w:p>
    <w:p>
      <w:pPr>
        <w:spacing w:after="80" w:before="80"/>
      </w:pPr>
      <w:r>
        <w:rPr>
          <w:rFonts w:ascii="Arial" w:cs="Arial" w:eastAsia="Arial" w:hAnsi="Arial"/>
          <w:sz w:val="19"/>
          <w:szCs w:val="19"/>
        </w:rPr>
        <w:t xml:space="preserve">This SOP covers direct operations of the bank. It does not cover financed emissions in detail.</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3. ESG Metric Framework</w:t>
      </w:r>
    </w:p>
    <w:p>
      <w:pPr>
        <w:spacing w:after="80" w:before="80"/>
      </w:pPr>
      <w:r>
        <w:rPr>
          <w:rFonts w:ascii="Arial" w:cs="Arial" w:eastAsia="Arial" w:hAnsi="Arial"/>
          <w:sz w:val="19"/>
          <w:szCs w:val="19"/>
        </w:rPr>
        <w:t xml:space="preserve">The bank tracks a range of ESG metrics across Environmental, Social, and Governance pillars. The table below lists the key metrics, their data sources, and reporting frequency.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28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31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1 GHG Emissions (tCO2e)</w:t>
            </w:r>
          </w:p>
          <w:p>
            <w:pPr/>
            <w:commentRangeStart w:id="2"/>
            <w:ins w:id="6" w:author="TRACE Document Uplift" w:date="2026-05-07T22:10:12+00:00">
              <w:r>
                <w:t>Management of Scope 1 Emissions (tCO2e) Deviations 1. Identification and Thresholding Scope 1 Emissions (tCO2e) shall be monitored on a monthly basis. A deviation is formally identified when actual emissions exceed the defined target by a threshold of 5% or more. Identification is performed through the reconciliation of utility billing and fuel consumption data against the annual emissions forecast. 2. Escalation Once a deviation is identified, the Sustainability Manager must escalate the matter to the Operations Director and the Environmental Steering Committee within three (3) business days. The escalation notification must include the magnitude of the deviation and the preliminary source of the variance. 3. Remediation The Sustainability Manager (Owner) is responsible for leading the remediation process. This involves conducting a root cause analysis (RCA) and developing a corrective action plan to return emissions to within-target levels. Remediation strategies may include equipment optimization, leak repairs, or operational schedule adjustments. 4. Evidencing All deviations must be supported by a formal Deviation Record. Evidence must include the original data trigger, the completed RCA, the remediation plan, and verification of the corrective actions taken (e.g., maintenance logs, updated consumption reports). This documentation must be retained in the Environmental Management System (EMS) for audit purposes. 5. Owner and Timeframe The Sustainability Manager is the designated owner for the lifecycle of the deviation. The remediation plan must be initiated within five (5) business days of escalation, with full remediation and evidencing completed within twenty (20) business days of the initial identification.</w:t>
              </w:r>
            </w:ins>
            <w:commentRangeEnd w:id="2"/>
            <w:r>
              <w:commentReference w:id="2"/>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Utility / DG fuel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2 GHG Emissions (tCO2e)</w:t>
            </w:r>
          </w:p>
          <w:p>
            <w:pPr/>
            <w:commentRangeStart w:id="3"/>
            <w:ins w:id="8" w:author="TRACE Document Uplift" w:date="2026-05-07T22:10:12+00:00">
              <w:r>
                <w:t>Scope 2 Emissions (tCO2e – Market-based) Deviation Procedure 1. Identification of Deviations Deviations in Scope 2 Emissions (tCO2e – market-based) are identified through the monthly reconciliation of electricity consumption data against market-based emission factors and relevant contractual instruments, such as Renewable Energy Certificates (RECs) and Power Purchase Agreements (PPAs). 2. Thresholds A deviation is triggered when the actual market-based emissions exceed the established periodic target by a variance of 5% or greater. Any variance below this threshold is monitored but does not require formal remediation unless a recurring trend is identified. 3. Escalation Upon identification of a threshold breach, the Sustainability Analyst must escalate the matter to the Sustainability Lead within three business days. Deviations that impact annual public-facing targets must be further escalated to the ESG Steering Committee. 4. Remediation The responsible owner must conduct a root cause analysis to determine the source of the variance (e.g., unexpected facility uptime or failure in renewable energy procurement). Remediation actions may include the procurement of additional energy attribute certificates or the implementation of targeted energy efficiency measures to offset the excess emissions. 5. Evidencing Full documentation of the deviation must be maintained in the ESG Reporting System. Evidence must include the original consumption data, the variance calculation, the approved remediation plan, and verification of the completed corrective actions. 6. Ownership and Timeframe; Owner: Sustainability Lead.; Timeframe: Deviations must be identified within 10 business days of the reporting period close. A formal remediation plan must be developed and approved within 20 business days of identification.</w:t>
              </w:r>
            </w:ins>
            <w:commentRangeEnd w:id="3"/>
            <w:r>
              <w:commentReference w:id="3"/>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Electricity bills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3 Emissions (tCO2e) – selected categories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Travel management system, financed portfolio</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Consumption (KL)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utility records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Renewable Energy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 certificates, solar metering</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Women in Senior Leadership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HR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LTIFR (per million hrs)</w:t>
            </w:r>
          </w:p>
          <w:p>
            <w:pPr/>
            <w:commentRangeStart w:id="29"/>
            <w:ins w:id="60" w:author="TRACE Document Uplift" w:date="2026-05-07T22:10:14+00:00">
              <w:r>
                <w:t>Update the procedure to define how deviations for LTIFR (per million hrs worked) are identified, thresholded, escalated, remediated, and evidenced, including the owner and timeframe.</w:t>
              </w:r>
            </w:ins>
            <w:commentRangeEnd w:id="29"/>
            <w:r>
              <w:commentReference w:id="29"/>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 / Safety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PSL Achievement (% ANBC)</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CBS / Credit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(RBI)</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Independent Directors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Company Secretariat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(SEBI LODR)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ABC Training Completion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LMS / Compliance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BRSR Core Assurance Coverage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External auditor</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4. Data Collection Process</w:t>
      </w:r>
    </w:p>
    <w:p>
      <w:pPr>
        <w:pStyle w:val="Heading2"/>
        <w:spacing w:after="80" w:before="200"/>
      </w:pPr>
      <w:r>
        <w:rPr>
          <w:rFonts w:ascii="Arial" w:cs="Arial" w:eastAsia="Arial" w:hAnsi="Arial"/>
          <w:b/>
          <w:bCs/>
          <w:color w:val="2E5FA3"/>
          <w:sz w:val="22"/>
          <w:szCs w:val="22"/>
        </w:rPr>
        <w:t xml:space="preserve">4.1 Roles and Responsibilities for Data Collection</w:t>
      </w:r>
    </w:p>
    <w:p>
      <w:pPr>
        <w:spacing w:after="80" w:before="80"/>
      </w:pPr>
      <w:r>
        <w:rPr>
          <w:rFonts w:ascii="Arial" w:cs="Arial" w:eastAsia="Arial" w:hAnsi="Arial"/>
          <w:sz w:val="19"/>
          <w:szCs w:val="19"/>
        </w:rPr>
        <w:t xml:space="preserve">ESG data collection is the responsibility of the relevant teams across the organisation. Each team should provide accurate data to the ESG team on a timely basis.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4.2 Data Collection Steps</w:t>
      </w:r>
    </w:p>
    <w:p>
      <w:pPr>
        <w:spacing w:after="80" w:before="80"/>
      </w:pPr>
      <w:r>
        <w:rPr>
          <w:rFonts w:ascii="Arial" w:cs="Arial" w:eastAsia="Arial" w:hAnsi="Arial"/>
          <w:sz w:val="19"/>
          <w:szCs w:val="19"/>
        </w:rPr>
        <w:t xml:space="preserve">The ESG team will coordinate the collection of data from across the organisation using the following process:</w:t>
      </w:r>
    </w:p>
    <w:p>
      <w:pPr>
        <w:pStyle w:val="ListParagraph"/>
        <w:numPr>
          <w:ilvl w:val="0"/>
          <w:numId w:val="2"/>
        </w:numPr>
        <w:spacing w:after="40" w:before="40"/>
      </w:pPr>
      <w:r>
        <w:rPr>
          <w:rFonts w:ascii="Arial" w:cs="Arial" w:eastAsia="Arial" w:hAnsi="Arial"/>
          <w:sz w:val="19"/>
          <w:szCs w:val="19"/>
        </w:rPr>
        <w:t xml:space="preserve">At the start of each reporting period, the ESG team will reach out to relevant teams to request data</w:t>
      </w:r>
    </w:p>
    <w:p>
      <w:pPr>
        <w:pStyle w:val="ListParagraph"/>
      </w:pPr>
      <w:commentRangeStart w:id="22"/>
      <w:ins w:id="46" w:author="TRACE Document Uplift" w:date="2026-05-07T22:10:13+00:00">
        <w:r>
          <w:t>Update the procedure to address the open issue for Extend assurance scope to 100% BRSR Core including Scope 3 and supply chain by FY25 filing, including owner, resolution criteria, escalation path, due date or review cadence, and retained evidence.</w:t>
        </w:r>
      </w:ins>
      <w:commentRangeEnd w:id="22"/>
      <w:r>
        <w:commentReference w:id="22"/>
      </w:r>
    </w:p>
    <w:p>
      <w:pPr>
        <w:pStyle w:val="ListParagraph"/>
      </w:pPr>
      <w:commentRangeStart w:id="13"/>
      <w:ins w:id="28" w:author="TRACE Document Uplift" w:date="2026-05-07T22:10:13+00:00">
        <w:r>
          <w:t>Update the procedure to address the open issue for Implement ESG data management platform; automate utility bill ingestion, including owner, resolution criteria, escalation path, due date or review cadence, and retained evidence.</w:t>
        </w:r>
      </w:ins>
      <w:commentRangeEnd w:id="13"/>
      <w:r>
        <w:commentReference w:id="13"/>
      </w:r>
    </w:p>
    <w:p>
      <w:pPr>
        <w:pStyle w:val="ListParagraph"/>
        <w:numPr>
          <w:ilvl w:val="0"/>
          <w:numId w:val="2"/>
        </w:numPr>
        <w:spacing w:after="40" w:before="40"/>
      </w:pPr>
      <w:del w:id="67" w:author="TRACE Document Uplift" w:date="2026-05-07T22:10:14+00:00">
        <w:r>
          <w:delText>Teams should provide data in the agreed format and by the agreed deadline</w:delText>
        </w:r>
      </w:del>
      <w:commentRangeStart w:id="33"/>
      <w:ins w:id="68" w:author="TRACE Document Uplift" w:date="2026-05-07T22:10:14+00:00">
        <w:r>
          <w:t>Teams should provide data in the agreed format by the deadline. All data submissions must be reviewed and signed off by the respective Functional Head (e.g., CHRO for Social data) to certify accuracy and completeness before submission to the ESG team.</w:t>
        </w:r>
      </w:ins>
      <w:commentRangeEnd w:id="33"/>
      <w:r>
        <w:commentReference w:id="33"/>
      </w:r>
    </w:p>
    <w:p>
      <w:pPr>
        <w:pStyle w:val="ListParagraph"/>
        <w:numPr>
          <w:ilvl w:val="0"/>
          <w:numId w:val="2"/>
        </w:numPr>
        <w:spacing w:after="40" w:before="40"/>
      </w:pPr>
      <w:r>
        <w:rPr>
          <w:rFonts w:ascii="Arial" w:cs="Arial" w:eastAsia="Arial" w:hAnsi="Arial"/>
          <w:sz w:val="19"/>
          <w:szCs w:val="19"/>
        </w:rPr>
        <w:t xml:space="preserve">The ESG team will consolidate the data into the ESG reporting template</w:t>
      </w:r>
    </w:p>
    <w:p>
      <w:pPr>
        <w:pStyle w:val="ListParagraph"/>
      </w:pPr>
      <w:commentRangeStart w:id="20"/>
      <w:ins w:id="42" w:author="TRACE Document Uplift" w:date="2026-05-07T22:10:13+00:00">
        <w:r>
          <w:t>Update the procedure to address the open issue for Define quantitative ESG KPI thresholds; add clawback clause to remuneration policy, including owner, resolution criteria, escalation path, due date or review cadence, and retained evidence.</w:t>
        </w:r>
      </w:ins>
      <w:commentRangeEnd w:id="20"/>
      <w:r>
        <w:commentReference w:id="20"/>
      </w:r>
    </w:p>
    <w:p>
      <w:pPr>
        <w:pStyle w:val="ListParagraph"/>
      </w:pPr>
      <w:commentRangeStart w:id="18"/>
      <w:ins w:id="38" w:author="TRACE Document Uplift" w:date="2026-05-07T22:10:13+00:00">
        <w:r>
          <w:t>Update the procedure to address the open issue for Add 6-month forward PSL projection; engage PFRDA/NABARD partnership for agri-PSL pipeline, including owner, resolution criteria, escalation path, due date or review cadence, and retained evidence.</w:t>
        </w:r>
      </w:ins>
      <w:commentRangeEnd w:id="18"/>
      <w:r>
        <w:commentReference w:id="18"/>
      </w:r>
    </w:p>
    <w:p>
      <w:pPr>
        <w:pStyle w:val="ListParagraph"/>
      </w:pPr>
      <w:commentRangeStart w:id="17"/>
      <w:ins w:id="36" w:author="TRACE Document Uplift" w:date="2026-05-07T22:10:13+00:00">
        <w:r>
          <w:t>Update the procedure to address the open issue for Complete data inventory and retention schedule update by Q1 2025; conduct DPO-led audit, including owner, resolution criteria, escalation path, due date or review cadence, and retained evidence.</w:t>
        </w:r>
      </w:ins>
      <w:commentRangeEnd w:id="17"/>
      <w:r>
        <w:commentReference w:id="17"/>
      </w:r>
    </w:p>
    <w:p>
      <w:pPr>
        <w:pStyle w:val="ListParagraph"/>
      </w:pPr>
      <w:commentRangeStart w:id="14"/>
      <w:ins w:id="30" w:author="TRACE Document Uplift" w:date="2026-05-07T22:10:13+00:00">
        <w:r>
          <w:t>Update the procedure to address the open issue for Establish automated impact data collection for next green bond, including owner, resolution criteria, escalation path, due date or review cadence, and retained evidence.</w:t>
        </w:r>
      </w:ins>
      <w:commentRangeEnd w:id="14"/>
      <w:r>
        <w:commentReference w:id="14"/>
      </w:r>
    </w:p>
    <w:p>
      <w:pPr>
        <w:pStyle w:val="ListParagraph"/>
      </w:pPr>
      <w:commentRangeStart w:id="12"/>
      <w:ins w:id="26" w:author="TRACE Document Uplift" w:date="2026-05-07T22:10:13+00:00">
        <w:r>
          <w:t>Update the procedure to address the open issue for Complete loan book physical risk heatmap by FY25; integrate climate VaR into ICAAP, including owner, resolution criteria, escalation path, due date or review cadence, and retained evidence.</w:t>
        </w:r>
      </w:ins>
      <w:commentRangeEnd w:id="12"/>
      <w:r>
        <w:commentReference w:id="12"/>
      </w:r>
    </w:p>
    <w:p>
      <w:pPr>
        <w:pStyle w:val="ListParagraph"/>
      </w:pPr>
      <w:commentRangeStart w:id="8"/>
      <w:ins w:id="18" w:author="TRACE Document Uplift" w:date="2026-05-07T22:10:12+00:00">
        <w:r>
          <w:t>Deviations for the metric 'Number of confirmed data privacy incidents / year' are identified through periodic audits of the Privacy Incident Log. A deviation is triggered when the total number of confirmed incidents surpasses the established annual threshold. The Data Privacy Officer (Owner) is responsible for identifying these deviations and escalating them to the Information Security Steering Committee within five (5) business days. Remediation must include a formal root cause analysis and the implementation of corrective actions within thirty (30) days of the deviation's identification. Evidence of the process, including escalation emails and remediation logs, must be retained in the corporate compliance folder.</w:t>
        </w:r>
      </w:ins>
      <w:commentRangeEnd w:id="8"/>
      <w:r>
        <w:commentReference w:id="8"/>
      </w:r>
    </w:p>
    <w:p>
      <w:pPr>
        <w:pStyle w:val="ListParagraph"/>
        <w:numPr>
          <w:ilvl w:val="0"/>
          <w:numId w:val="2"/>
        </w:numPr>
        <w:spacing w:after="40" w:before="40"/>
      </w:pPr>
      <w:r>
        <w:rPr>
          <w:rFonts w:ascii="Arial" w:cs="Arial" w:eastAsia="Arial" w:hAnsi="Arial"/>
          <w:sz w:val="19"/>
          <w:szCs w:val="19"/>
        </w:rPr>
        <w:t xml:space="preserve">Any missing or incomplete data should be flagged and followed up with the relevant team</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4.3 Scope of Emissions Reporting</w:t>
      </w:r>
    </w:p>
    <w:p>
      <w:pPr>
        <w:spacing w:after="80" w:before="80"/>
      </w:pPr>
      <w:r>
        <w:rPr>
          <w:rFonts w:ascii="Arial" w:cs="Arial" w:eastAsia="Arial" w:hAnsi="Arial"/>
          <w:sz w:val="19"/>
          <w:szCs w:val="19"/>
        </w:rPr>
        <w:t xml:space="preserve">The bank reports Scope 1 and Scope 2 greenhouse gas (GHG) emissions in accordance with applicable reporting requirements.</w:t>
      </w:r>
    </w:p>
    <w:p>
      <w:pPr>
        <w:pStyle w:val="ListParagraph"/>
        <w:numPr>
          <w:ilvl w:val="0"/>
          <w:numId w:val="2"/>
        </w:numPr>
        <w:spacing w:after="40" w:before="40"/>
      </w:pPr>
      <w:r>
        <w:rPr>
          <w:rFonts w:ascii="Arial" w:cs="Arial" w:eastAsia="Arial" w:hAnsi="Arial"/>
          <w:sz w:val="19"/>
          <w:szCs w:val="19"/>
        </w:rPr>
        <w:t xml:space="preserve">Scope 1 emissions include direct emissions from diesel generators, company-owned fleet, and air conditioning refrigerants</w:t>
      </w:r>
    </w:p>
    <w:p>
      <w:pPr>
        <w:pStyle w:val="ListParagraph"/>
        <w:numPr>
          <w:ilvl w:val="0"/>
          <w:numId w:val="2"/>
        </w:numPr>
        <w:spacing w:after="40" w:before="40"/>
      </w:pPr>
      <w:r>
        <w:rPr>
          <w:rFonts w:ascii="Arial" w:cs="Arial" w:eastAsia="Arial" w:hAnsi="Arial"/>
          <w:sz w:val="19"/>
          <w:szCs w:val="19"/>
        </w:rPr>
        <w:t xml:space="preserve">Scope 2 emissions include indirect emissions from purchased electricity, reported on a market-based basis</w:t>
      </w:r>
    </w:p>
    <w:p>
      <w:pPr>
        <w:pStyle w:val="ListParagraph"/>
        <w:numPr>
          <w:ilvl w:val="0"/>
          <w:numId w:val="2"/>
        </w:numPr>
        <w:spacing w:after="40" w:before="40"/>
      </w:pPr>
      <w:r>
        <w:rPr>
          <w:rFonts w:ascii="Arial" w:cs="Arial" w:eastAsia="Arial" w:hAnsi="Arial"/>
          <w:sz w:val="19"/>
          <w:szCs w:val="19"/>
        </w:rPr>
        <w:t xml:space="preserve">Scope 3 emissions are reported for selected categories where data is available</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5. Deviation Identification and Management</w:t>
      </w:r>
    </w:p>
    <w:p>
      <w:pPr>
        <w:spacing w:after="80" w:before="80"/>
      </w:pPr>
      <w:r>
        <w:rPr>
          <w:rFonts w:ascii="Arial" w:cs="Arial" w:eastAsia="Arial" w:hAnsi="Arial"/>
          <w:sz w:val="19"/>
          <w:szCs w:val="19"/>
        </w:rPr>
        <w:t xml:space="preserve">When ESG metrics deviate from their targets, the bank needs to identify the deviation, understand the root cause, and take corrective action where required.</w:t>
      </w:r>
    </w:p>
    <w:p>
      <w:pPr/>
      <w:commentRangeStart w:id="30"/>
      <w:ins w:id="62" w:author="TRACE Document Uplift" w:date="2026-05-07T22:10:14+00:00">
        <w:r>
          <w:t>Update the procedure to define how deviations for BRSR Scope 3 Emissions – Business Travel (tCO2e) are identified, thresholded, escalated, remediated, and evidenced, including the owner and timeframe.</w:t>
        </w:r>
      </w:ins>
      <w:commentRangeEnd w:id="30"/>
      <w:r>
        <w:commentReference w:id="30"/>
      </w:r>
    </w:p>
    <w:p>
      <w:pPr/>
      <w:commentRangeStart w:id="23"/>
      <w:ins w:id="48" w:author="TRACE Document Uplift" w:date="2026-05-07T22:10:13+00:00">
        <w:r>
          <w:t>Update the procedure to address the open issue for Add 2 FTEs to compliance investigation team; implement workflow tool for complaint tracking, including owner, resolution criteria, escalation path, due date or review cadence, and retained evidence.</w:t>
        </w:r>
      </w:ins>
      <w:commentRangeEnd w:id="23"/>
      <w:r>
        <w:commentReference w:id="23"/>
      </w:r>
    </w:p>
    <w:p>
      <w:pPr/>
      <w:commentRangeStart w:id="16"/>
      <w:ins w:id="34" w:author="TRACE Document Uplift" w:date="2026-05-07T22:10:13+00:00">
        <w:r>
          <w:t>Update the procedure to address the open issue for Set business unit-level diversity targets; link 10% of BU head bonus to D&amp;I KPIs, including owner, resolution criteria, escalation path, due date or review cadence, and retained evidence.</w:t>
        </w:r>
      </w:ins>
      <w:commentRangeEnd w:id="16"/>
      <w:r>
        <w:commentReference w:id="16"/>
      </w:r>
    </w:p>
    <w:p>
      <w:pPr/>
      <w:commentRangeStart w:id="10"/>
      <w:ins w:id="22" w:author="TRACE Document Uplift" w:date="2026-05-07T22:10:13+00:00">
        <w:r>
          <w:t>X.X Management of Deviations: ESG and Labour Standards Assessments Deviations regarding the metric 'Suppliers assessed for ESG/labour standards (% of critical suppliers)' are identified through monthly reconciliation of the Critical Supplier List against the ESG Assessment Registry. 1. Identification and Thresholding A deviation is identified when the percentage of critical suppliers with valid ESG and labour standards assessments falls below the established annual performance threshold. Any variance from the target coverage constitutes a formal deviation. 2. Escalation and Ownership The Procurement Compliance Lead is the designated owner for this metric. Upon identification of a deviation, the owner must escalate the matter to the Head of Supply Chain and the ESG Committee within five (5) business days. 3. Remediation and Timeframe Remediation requires the immediate scheduling of outstanding assessments for the identified suppliers. The Procurement Compliance Lead must ensure that the remediation plan is initiated within ten (10) business days of escalation, with full target compliance restored within thirty (30) calendar days. 4. Evidencing Remediation is evidenced by the filing of completed ESG/labour assessment reports in the Supplier Management System and the subsequent update of the ESG Performance Tracker, which must be verified by the Internal Audit team during quarterly reviews.</w:t>
        </w:r>
      </w:ins>
      <w:commentRangeEnd w:id="10"/>
      <w:r>
        <w:commentReference w:id="10"/>
      </w:r>
    </w:p>
    <w:p>
      <w:pPr/>
      <w:commentRangeStart w:id="5"/>
      <w:ins w:id="12" w:author="TRACE Document Uplift" w:date="2026-05-07T22:10:12+00:00">
        <w:r>
          <w:t>Deviations regarding the metric 'Projects with incomplete E&amp;S due diligence (% of project finance portfolio)' shall be managed according to the following framework: 1. Identification: Deviations are identified through a monthly reconciliation of the project finance portfolio against the E&amp;S due diligence tracking system. 2. Threshold: The threshold for deviation is set at &gt;0%. Any project within the portfolio lacking completed E&amp;S due diligence documentation triggers the deviation process. 3. Escalation: The Portfolio Risk Manager is responsible for escalating identified deviations to the Environmental and Social Risk Committee (ESRC) within five business days of discovery. 4. Remediation: Remediation requires the immediate completion of outstanding E&amp;S due diligence requirements or the establishment of a formal, time-bound mitigation plan to address the data gaps. 5. Owner: The Portfolio Risk Manager is the designated owner for the identification, tracking, and closure of these deviations. 6. Timeframe: All identified deviations must be remediated or have an approved action plan in place within 30 calendar days of identification. 7. Evidencing: Remediation is evidenced by the upload of completed E&amp;S assessment reports, sign-off documents, and updated status entries within the central compliance repository.</w:t>
        </w:r>
      </w:ins>
      <w:commentRangeEnd w:id="5"/>
      <w:r>
        <w:commentReference w:id="5"/>
      </w:r>
    </w:p>
    <w:p>
      <w:pPr>
        <w:pStyle w:val="Heading2"/>
        <w:spacing w:after="80" w:before="200"/>
      </w:pPr>
      <w:r>
        <w:rPr>
          <w:rFonts w:ascii="Arial" w:cs="Arial" w:eastAsia="Arial" w:hAnsi="Arial"/>
          <w:b/>
          <w:bCs/>
          <w:color w:val="2E5FA3"/>
          <w:sz w:val="22"/>
          <w:szCs w:val="22"/>
        </w:rPr>
        <w:t xml:space="preserve">5.1 What Constitutes a Deviation</w:t>
      </w:r>
    </w:p>
    <w:p>
      <w:pPr>
        <w:spacing w:after="80" w:before="80"/>
      </w:pPr>
      <w:r>
        <w:t xml:space="preserve">A deviation occurs when a reported ESG metric is significantly different from the target or the prior year figure. </w:t>
      </w:r>
      <w:del w:id="65" w:author="TRACE Document Uplift" w:date="2026-05-07T22:10:14+00:00">
        <w:r>
          <w:delText>The ESG team, in consultation with the relevant business unit, will determine whether a deviation is material and requires escalation.</w:delText>
        </w:r>
      </w:del>
      <w:commentRangeStart w:id="32"/>
      <w:ins w:id="66" w:author="TRACE Document Uplift" w:date="2026-05-07T22:10:14+00:00">
        <w:r>
          <w:t>The ESG team, in consultation with the relevant business unit, will determine whether a deviation is material. A deviation is automatically considered material if it exceeds a +/- 5% variance from the set target or the previous year's baseline, or if it impacts regulatory compliance. Material deviations require formal escalation.</w:t>
        </w:r>
      </w:ins>
      <w:commentRangeEnd w:id="32"/>
      <w:r>
        <w:commentReference w:id="32"/>
      </w:r>
    </w:p>
    <w:p>
      <w:pPr/>
      <w:commentRangeStart w:id="4"/>
      <w:ins w:id="10" w:author="TRACE Document Uplift" w:date="2026-05-07T22:10:12+00:00">
        <w:r>
          <w:t>X.X Management of Water Consumption Deviations 1. Identification and Thresholding Deviations for Water Consumption (measured in KL/year) are identified through the monthly reconciliation of utility billing and meter data against the established annual performance targets. A formal deviation is triggered when actual consumption exceeds the pro-rata annual target by a threshold of 5% or more. 2. Escalation Protocol Upon identification of a threshold breach, the Environmental Management Representative (EMR) must escalate the deviation to the Site Manager and the Regional Sustainability Lead within five (5) business days of the data reconciliation. 3. Remediation Process The EMR shall initiate a root cause analysis (RCA) to identify the source of the variance (e.g., mechanical leaks, process changes, or equipment inefficiencies). Based on the RCA, a remediation plan must be implemented to return consumption to aligned target levels. 4. Evidence and Documentation Evidence of identification, investigation, and remediation must be maintained within the Environmental Management System (EMS). Required documentation includes the monthly consumption report, the root cause analysis summary, and verified work orders or maintenance logs demonstrating the corrective action taken. 5. Ownership and Timeframe The Site Facilities Manager is the designated owner responsible for the oversight of water consumption deviations. All identified deviations must have a remediation plan approved within fifteen (15) business days of escalation, with full resolution targeted within thirty (30) days, barring requirements for major capital expenditure.</w:t>
        </w:r>
      </w:ins>
      <w:commentRangeEnd w:id="4"/>
      <w:r>
        <w:commentReference w:id="4"/>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5.2 Deviation Management Process</w:t>
      </w:r>
    </w:p>
    <w:p>
      <w:pPr>
        <w:spacing w:after="80" w:before="80"/>
      </w:pPr>
      <w:r>
        <w:rPr>
          <w:rFonts w:ascii="Arial" w:cs="Arial" w:eastAsia="Arial" w:hAnsi="Arial"/>
          <w:sz w:val="19"/>
          <w:szCs w:val="19"/>
        </w:rPr>
        <w:t xml:space="preserve">When a deviation is identified, the following steps should be followed:</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6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5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Identify Deviation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During data collection or reporting, identify any metrics that are significantly different from the target or prior period. Use judgement to determine significance.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Investigate Root Cause</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understand why the deviation has occurred. This may be due to data quality issues, operational changes, or external factors.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Escalate if Needed</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If the deviation is material, escalate to the appropriate level of management. The ESG team will use judgement to determine when escalation is required.</w:t>
            </w:r>
          </w:p>
          <w:p>
            <w:pPr/>
            <w:commentRangeStart w:id="11"/>
            <w:ins w:id="24" w:author="TRACE Document Uplift" w:date="2026-05-07T22:10:13+00:00">
              <w:r>
                <w:t>The management of deviations concerning the percentage of senior management variable pay linked to ESG KPIs shall be conducted as follows: 1. Identification and Threshold: Deviations are identified by the Human Resources (HR) department during the annual executive compensation review. A deviation is defined as any instance where the actual percentage of variable pay linked to ESG KPIs falls below the board-approved annual target. 2. Escalation: The Head of Human Resources is responsible for escalating the identified deviation to the Remuneration Committee and the ESG Steering Committee within 10 business days of identification. 3. Remediation: The HR department shall develop a formal remediation plan to adjust compensation frameworks, ensuring that future variable pay structures are aligned with the established ESG targets. 4. Evidence: Documentation of the identified deviation, the formal escalation notice, and the approved remediation plan must be retained within the HR Compliance Management System as evidence for audit purposes. 5. Owner and Timeframe: The Head of Human Resources is the process owner. All remediation actions must be finalized and implemented within 90 days of the initial escalation.</w:t>
              </w:r>
            </w:ins>
            <w:commentRangeEnd w:id="11"/>
            <w:r>
              <w:commentReference w:id="11"/>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Document and Report</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Document the deviation, root cause, and corrective action. Include in the next ESG report.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Corrective Action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implement corrective actions to address the deviation. Monitor progress.</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6. Reporting</w:t>
      </w:r>
    </w:p>
    <w:p>
      <w:pPr>
        <w:pStyle w:val="Heading2"/>
        <w:spacing w:after="80" w:before="200"/>
      </w:pPr>
      <w:r>
        <w:rPr>
          <w:rFonts w:ascii="Arial" w:cs="Arial" w:eastAsia="Arial" w:hAnsi="Arial"/>
          <w:b/>
          <w:bCs/>
          <w:color w:val="2E5FA3"/>
          <w:sz w:val="22"/>
          <w:szCs w:val="22"/>
        </w:rPr>
        <w:t xml:space="preserve">6.1 Internal Reporting</w:t>
      </w:r>
    </w:p>
    <w:p>
      <w:pPr>
        <w:spacing w:after="80" w:before="80"/>
      </w:pPr>
      <w:del w:id="69" w:author="TRACE Document Uplift" w:date="2026-05-07T22:10:14+00:00">
        <w:r>
          <w:delText>ESG performance data is reported internally to the senior management team and the board on a periodic basis.</w:delText>
        </w:r>
      </w:del>
      <w:commentRangeStart w:id="34"/>
      <w:ins w:id="70" w:author="TRACE Document Uplift" w:date="2026-05-07T22:10:14+00:00">
        <w:r>
          <w:t>ESG performance data is reported internally to the senior management team and the board on a quarterly basis, aligned with the quarterly financial reporting cycle.</w:t>
        </w:r>
      </w:ins>
      <w:commentRangeEnd w:id="34"/>
      <w:r>
        <w:commentReference w:id="34"/>
      </w:r>
      <w:r>
        <w:t xml:space="preserve"> Reports should include:</w:t>
      </w:r>
    </w:p>
    <w:p>
      <w:pPr>
        <w:pStyle w:val="ListParagraph"/>
        <w:numPr>
          <w:ilvl w:val="0"/>
          <w:numId w:val="2"/>
        </w:numPr>
        <w:spacing w:after="40" w:before="40"/>
      </w:pPr>
      <w:r>
        <w:rPr>
          <w:rFonts w:ascii="Arial" w:cs="Arial" w:eastAsia="Arial" w:hAnsi="Arial"/>
          <w:sz w:val="19"/>
          <w:szCs w:val="19"/>
        </w:rPr>
        <w:t xml:space="preserve">Key ESG metrics and performance against targets</w:t>
      </w:r>
    </w:p>
    <w:p>
      <w:pPr>
        <w:pStyle w:val="ListParagraph"/>
        <w:numPr>
          <w:ilvl w:val="0"/>
          <w:numId w:val="2"/>
        </w:numPr>
        <w:spacing w:after="40" w:before="40"/>
      </w:pPr>
      <w:r>
        <w:rPr>
          <w:rFonts w:ascii="Arial" w:cs="Arial" w:eastAsia="Arial" w:hAnsi="Arial"/>
          <w:sz w:val="19"/>
          <w:szCs w:val="19"/>
        </w:rPr>
        <w:t xml:space="preserve">Any significant deviations or issues identified during the period</w:t>
      </w:r>
    </w:p>
    <w:p>
      <w:pPr>
        <w:pStyle w:val="ListParagraph"/>
        <w:numPr>
          <w:ilvl w:val="0"/>
          <w:numId w:val="2"/>
        </w:numPr>
        <w:spacing w:after="40" w:before="40"/>
      </w:pPr>
      <w:r>
        <w:rPr>
          <w:rFonts w:ascii="Arial" w:cs="Arial" w:eastAsia="Arial" w:hAnsi="Arial"/>
          <w:sz w:val="19"/>
          <w:szCs w:val="19"/>
        </w:rPr>
        <w:t xml:space="preserve">Progress on ESG initiatives and programmes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External Reporting</w:t>
      </w:r>
    </w:p>
    <w:p>
      <w:pPr>
        <w:spacing w:after="80" w:before="80"/>
      </w:pPr>
      <w:r>
        <w:rPr>
          <w:rFonts w:ascii="Arial" w:cs="Arial" w:eastAsia="Arial" w:hAnsi="Arial"/>
          <w:sz w:val="19"/>
          <w:szCs w:val="19"/>
        </w:rPr>
        <w:t xml:space="preserve">The bank discloses ESG information externally in its annual report, including the BRSR submission. External reporting should be accurate and consistent with internal records.</w:t>
      </w:r>
    </w:p>
    <w:p>
      <w:pPr/>
      <w:commentRangeStart w:id="15"/>
      <w:ins w:id="32" w:author="TRACE Document Uplift" w:date="2026-05-07T22:10:13+00:00">
        <w:r>
          <w:t>Update the procedure to address the open issue for Hire ESG analyst for project finance; implement mandatory E&amp;S gate in credit approval workflow, including owner, resolution criteria, escalation path, due date or review cadence, and retained evidence.</w:t>
        </w:r>
      </w:ins>
      <w:commentRangeEnd w:id="15"/>
      <w:r>
        <w:commentReference w:id="15"/>
      </w:r>
    </w:p>
    <w:p>
      <w:pPr/>
      <w:commentRangeStart w:id="6"/>
      <w:ins w:id="14" w:author="TRACE Document Uplift" w:date="2026-05-07T22:10:12+00:00">
        <w:r>
          <w:t>Deviations for the Women in Senior Leadership (%) metric are identified through the periodic review of the Diversity and Inclusion (D&amp;I) performance dashboard. A deviation is defined as any instance where the actual percentage falls below the established organizational threshold or annual target. The Head of Diversity, Equity, and Inclusion (DEI) is the owner responsible for the oversight of this metric. Upon identification of a deviation, the owner must escalate the matter to the Executive Leadership Team (ELT) within 10 business days. Remediation actions, which may include targeted recruitment strategies or leadership development initiatives, must be formulated and initiated within 30 days. Evidence of the identification, escalation, and remediation process shall be maintained through formal meeting minutes and updated progress tracking reports within the HR Compliance System.</w:t>
        </w:r>
      </w:ins>
      <w:commentRangeEnd w:id="6"/>
      <w:r>
        <w:commentReference w:id="6"/>
      </w:r>
    </w:p>
    <w:p>
      <w:pPr>
        <w:spacing w:after="80" w:before="80"/>
      </w:pPr>
      <w:r>
        <w:rPr>
          <w:rFonts w:ascii="Arial" w:cs="Arial" w:eastAsia="Arial" w:hAnsi="Arial"/>
          <w:sz w:val="19"/>
          <w:szCs w:val="19"/>
        </w:rPr>
        <w:t xml:space="preserve">Before submission, external reports should be reviewed by the CFO and approved by senior management.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Regulatory Reporting Triggers</w:t>
      </w:r>
    </w:p>
    <w:p>
      <w:pPr>
        <w:spacing w:after="80" w:before="80"/>
      </w:pPr>
      <w:r>
        <w:rPr>
          <w:rFonts w:ascii="Arial" w:cs="Arial" w:eastAsia="Arial" w:hAnsi="Arial"/>
          <w:sz w:val="19"/>
          <w:szCs w:val="19"/>
        </w:rPr>
        <w:t xml:space="preserve">Where ESG-related regulatory requirements exist, the bank should comply with applicable timelines. The ESG team should liaise with Compliance to ensure regulatory obligations are met.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7. Roles and Responsibilities</w:t>
      </w:r>
    </w:p>
    <w:p>
      <w:pPr>
        <w:spacing w:after="80" w:before="80"/>
      </w:pPr>
      <w:r>
        <w:rPr>
          <w:rFonts w:ascii="Arial" w:cs="Arial" w:eastAsia="Arial" w:hAnsi="Arial"/>
          <w:sz w:val="19"/>
          <w:szCs w:val="19"/>
        </w:rPr>
        <w:t xml:space="preserve">The following roles are responsible for ESG data collection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 Sustainability Head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Owns this SOP; coordinates data collection; prepares ESG reports.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CFO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Reviews and approves external ESG disclosures; oversees ESG data quality.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CHRO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Social pillar data including gender diversity, training, and LTIFR.</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Facilities Head</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energy, water, and emissions data for owned and leased premises.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Company Secretary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Governance data including board composition and remuneration.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CRO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climate risk and credit risk data relevant to ESG disclosure.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8. Training and Awareness</w:t>
      </w:r>
    </w:p>
    <w:p>
      <w:pPr>
        <w:spacing w:after="80" w:before="80"/>
      </w:pPr>
      <w:r>
        <w:rPr>
          <w:rFonts w:ascii="Arial" w:cs="Arial" w:eastAsia="Arial" w:hAnsi="Arial"/>
          <w:sz w:val="19"/>
          <w:szCs w:val="19"/>
        </w:rPr>
        <w:t xml:space="preserve">All staff involved in ESG data collection should be aware of their responsibilities under this SOP. The ESG team will provide guidance and support as required.</w:t>
      </w:r>
    </w:p>
    <w:p>
      <w:pPr>
        <w:spacing w:after="80" w:before="80"/>
      </w:pPr>
      <w:r>
        <w:rPr>
          <w:rFonts w:ascii="Arial" w:cs="Arial" w:eastAsia="Arial" w:hAnsi="Arial"/>
          <w:sz w:val="19"/>
          <w:szCs w:val="19"/>
        </w:rPr>
        <w:t xml:space="preserve">Training on ESG reporting requirements will be provided when significant changes to regulatory requirements occur.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9. Document Review</w:t>
      </w:r>
    </w:p>
    <w:p>
      <w:pPr>
        <w:spacing w:after="80" w:before="80"/>
      </w:pPr>
      <w:r>
        <w:rPr>
          <w:rFonts w:ascii="Arial" w:cs="Arial" w:eastAsia="Arial" w:hAnsi="Arial"/>
          <w:sz w:val="19"/>
          <w:szCs w:val="19"/>
        </w:rPr>
        <w:t xml:space="preserve">This SOP will be reviewed annually or when significant changes occur to ESG reporting requirements or the bank's ESG strategy.</w:t>
      </w:r>
    </w:p>
    <w:p>
      <w:pPr>
        <w:spacing w:after="80" w:before="80"/>
      </w:pPr>
      <w:r>
        <w:rPr>
          <w:rFonts w:ascii="Arial" w:cs="Arial" w:eastAsia="Arial" w:hAnsi="Arial"/>
          <w:sz w:val="19"/>
          <w:szCs w:val="19"/>
        </w:rPr>
        <w:t xml:space="preserve">The ESG Head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Appendix A – Key ESG Regulatory References</w:t>
      </w:r>
    </w:p>
    <w:p>
      <w:pPr>
        <w:spacing w:after="80" w:before="80"/>
      </w:pPr>
      <w:r>
        <w:rPr>
          <w:rFonts w:ascii="Arial" w:cs="Arial" w:eastAsia="Arial" w:hAnsi="Arial"/>
          <w:sz w:val="19"/>
          <w:szCs w:val="19"/>
        </w:rPr>
        <w:t xml:space="preserve">The table below lists key regulatory and reporting frameworks relevant to the bank's ESG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Regulation / Framework</w:t>
            </w:r>
          </w:p>
        </w:tc>
        <w:tc>
          <w:tcPr>
            <w:tcW w:type="dxa" w:w="39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Responsible Team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SEBI BRSR</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ESG disclosure for listed entities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Compliance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SEBI BRSR Core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Enhanced metrics with mandatory assurance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CFO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RBI Climate Risk</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Climate risk disclosure and stress testing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CRO / ESG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TCFD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Voluntary (becoming mandatory via SEBI)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CRO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GRI Standards</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report framework</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w:t>
            </w:r>
          </w:p>
        </w:tc>
      </w:tr>
    </w:tbl>
    <w:p>
      <w:r>
        <w:rPr>
          <w:rFonts w:ascii="Arial" w:cs="Arial" w:eastAsia="Arial" w:hAnsi="Arial"/>
          <w:sz w:val="19"/>
          <w:szCs w:val="19"/>
        </w:rPr>
        <w:t xml:space="preserve"/>
      </w:r>
    </w:p>
    <w:p>
      <w:r>
        <w:rPr>
          <w:rFonts w:ascii="Arial" w:cs="Arial" w:eastAsia="Arial" w:hAnsi="Arial"/>
          <w:sz w:val="19"/>
          <w:szCs w:val="19"/>
        </w:rPr>
        <w:t xml:space="preserve"/>
      </w:r>
    </w:p>
    <w:p>
      <w:commentRangeStart w:id="19"/>
      <w:ins w:id="40" w:author="TRACE Document Uplift" w:date="2026-05-07T22:10:13+00:00">
        <w:r>
          <w:t>Update the procedure to address the open issue for Align supplier questionnaire to BRSR Core; complete 100% critical supplier assessment by FY26, including owner, resolution criteria, escalation path, due date or review cadence, and retained evidence.</w:t>
        </w:r>
      </w:ins>
      <w:commentRangeEnd w:id="19"/>
      <w:r>
        <w:commentReference w:id="19"/>
      </w:r>
    </w:p>
    <w:p>
      <w:commentRangeStart w:id="21"/>
      <w:ins w:id="44" w:author="TRACE Document Uplift" w:date="2026-05-07T22:10:13+00:00">
        <w:r>
          <w:t>Update the procedure to address the open issue for Implement mandatory completion deadline with manager escalation; add role-specific ABC module, including owner, resolution criteria, escalation path, due date or review cadence, and retained evidence.</w:t>
        </w:r>
      </w:ins>
      <w:commentRangeEnd w:id="21"/>
      <w:r>
        <w:commentReference w:id="21"/>
      </w:r>
    </w:p>
    <w:p>
      <w:commentRangeStart w:id="24"/>
      <w:ins w:id="50" w:author="TRACE Document Uplift" w:date="2026-05-07T22:10:13+00:00">
        <w:r>
          <w:t>Update the procedure to define how deviations for ABC Training Completion (%) are identified, thresholded, escalated, remediated, and evidenced, including the owner and timeframe.</w:t>
        </w:r>
      </w:ins>
      <w:commentRangeEnd w:id="24"/>
      <w:r>
        <w:commentReference w:id="24"/>
      </w:r>
    </w:p>
    <w:p>
      <w:commentRangeStart w:id="25"/>
      <w:ins w:id="52" w:author="TRACE Document Uplift" w:date="2026-05-07T22:10:13+00:00">
        <w:r>
          <w:t>Update the procedure to define how deviations for Financed Emissions – Oil &amp; Gas Sector (tCO2e / ₹ Cr) are identified, thresholded, escalated, remediated, and evidenced, including the owner and timeframe.</w:t>
        </w:r>
      </w:ins>
      <w:commentRangeEnd w:id="25"/>
      <w:r>
        <w:commentReference w:id="25"/>
      </w:r>
    </w:p>
    <w:p>
      <w:commentRangeStart w:id="26"/>
      <w:ins w:id="54" w:author="TRACE Document Uplift" w:date="2026-05-07T22:10:13+00:00">
        <w:r>
          <w:t>Update the procedure to define how deviations for Customer Complaint Resolution ≤ 30 days (%) are identified, thresholded, escalated, remediated, and evidenced, including the owner and timeframe.</w:t>
        </w:r>
      </w:ins>
      <w:commentRangeEnd w:id="26"/>
      <w:r>
        <w:commentReference w:id="26"/>
      </w:r>
    </w:p>
    <w:p>
      <w:commentRangeStart w:id="27"/>
      <w:ins w:id="56" w:author="TRACE Document Uplift" w:date="2026-05-07T22:10:14+00:00">
        <w:r>
          <w:t>Update the procedure to define how deviations for Water Consumption (KL) are identified, thresholded, escalated, remediated, and evidenced, including the owner and timeframe.</w:t>
        </w:r>
      </w:ins>
      <w:commentRangeEnd w:id="27"/>
      <w:r>
        <w:commentReference w:id="27"/>
      </w:r>
    </w:p>
    <w:p>
      <w:commentRangeStart w:id="28"/>
      <w:ins w:id="58" w:author="TRACE Document Uplift" w:date="2026-05-07T22:10:14+00:00">
        <w:r>
          <w:t>Update the procedure to define how deviations for Whistleblower SLA ≤ 60 days (%) are identified, thresholded, escalated, remediated, and evidenced, including the owner and timeframe.</w:t>
        </w:r>
      </w:ins>
      <w:commentRangeEnd w:id="28"/>
      <w:r>
        <w:commentReference w:id="28"/>
      </w:r>
    </w:p>
    <w:p>
      <w:commentRangeStart w:id="31"/>
      <w:ins w:id="64" w:author="TRACE Document Uplift" w:date="2026-05-07T22:10:14+00:00">
        <w:r>
          <w:t>Update the procedure to define how deviations for Independent Directors (% of Board) are identified, thresholded, escalated, remediated, and evidenced, including the owner and timeframe.</w:t>
        </w:r>
      </w:ins>
      <w:commentRangeEnd w:id="31"/>
      <w:r>
        <w:commentReference w:id="31"/>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07T22:10:14+00:00">
    <w:p>
      <w:r>
        <w:t>Metric or target deviation needs procedure coverage: Physical asset exposure in high-risk zones (₹ Cr).. Why this was suggested: The source row records a material deviation for Physical asset exposure in high-risk zones (₹ Cr): target: Annual review; TCFD scenario-aligned; actual: ₹ 2,840 Cr; status: Open; owner: Credit Risk / CRO. Source document(s): esg_rcm.xlsx - ESG Risk &amp; Controls Matrix row 2 column Current Value (FY24).</w:t>
      </w:r>
    </w:p>
  </w:comment>
  <w:comment w:id="1" w:author="TRACE Document Uplift" w:date="2026-05-07T22:10:14+00:00">
    <w:p>
      <w:r>
        <w:t>Metric or target deviation needs procedure coverage: Financed Scope 3 emissions (tCO2e / ₹ Cr lent).. Why this was suggested: The source row records a material deviation for Financed Scope 3 emissions (tCO2e / ₹ Cr lent): target: Reduce 15% by FY27 vs FY24 baseline; actual: Baseline FY24: 48 tCO2e/₹Cr; status: Open; owner: Credit Risk / Sustainability. Source document(s): esg_rcm.xlsx - ESG Risk &amp; Controls Matrix row 3 column Current Value (FY24).</w:t>
      </w:r>
    </w:p>
  </w:comment>
  <w:comment w:id="2" w:author="TRACE Document Uplift" w:date="2026-05-07T22:10:14+00:00">
    <w:p>
      <w:r>
        <w:t>Metric or target deviation needs procedure coverage: Scope 1 Emissions (tCO2e).. Why this was suggested: The source row records a material deviation for Scope 1 Emissions (tCO2e): target: ≤ 1,200 tCO2e by FY25; actual: 1,387 tCO2e; status: Open; owner: Facilities / Sustainability Head. Source document(s): esg_rcm.xlsx - ESG Risk &amp; Controls Matrix row 4 column Current Value (FY24).</w:t>
      </w:r>
    </w:p>
  </w:comment>
  <w:comment w:id="3" w:author="TRACE Document Uplift" w:date="2026-05-07T22:10:14+00:00">
    <w:p>
      <w:r>
        <w:t>Metric or target deviation needs procedure coverage: Scope 2 Emissions (tCO2e – market-based).. Why this was suggested: The source row records a material deviation for Scope 2 Emissions (tCO2e – market-based): target: ≤ 3,800 tCO2e by FY26; actual: 4,220 tCO2e; status: Open; owner: Facilities. Source document(s): esg_rcm.xlsx - ESG Risk &amp; Controls Matrix row 5 column Current Value (FY24).</w:t>
      </w:r>
    </w:p>
  </w:comment>
  <w:comment w:id="4" w:author="TRACE Document Uplift" w:date="2026-05-07T22:10:14+00:00">
    <w:p>
      <w:r>
        <w:t>Metric or target deviation needs procedure coverage: Water Consumption (KL/year).. Why this was suggested: The source row records a material deviation for Water Consumption (KL/year): target: ≤ 70,000 KL by FY26; actual: 82,400 KL; status: Monitoring; owner: Facilities. Source document(s): esg_rcm.xlsx - ESG Risk &amp; Controls Matrix row 6 column Current Value (FY24).</w:t>
      </w:r>
    </w:p>
  </w:comment>
  <w:comment w:id="5" w:author="TRACE Document Uplift" w:date="2026-05-07T22:10:14+00:00">
    <w:p>
      <w:r>
        <w:t>Metric or target deviation needs procedure coverage: Projects with incomplete E&amp;S due diligence (% of project finance portfolio).. Why this was suggested: The source row records a material deviation for Projects with incomplete E&amp;S due diligence (% of project finance portfolio): target: 0% – mandatory IFC PS compliance; actual: 6% of portfolio; status: Open; owner: Project Finance / ESG. Source document(s): esg_rcm.xlsx - ESG Risk &amp; Controls Matrix row 8 column Current Value (FY24).</w:t>
      </w:r>
    </w:p>
  </w:comment>
  <w:comment w:id="6" w:author="TRACE Document Uplift" w:date="2026-05-07T22:10:14+00:00">
    <w:p>
      <w:r>
        <w:t>Metric or target deviation needs procedure coverage: Women in Senior Leadership (%).. Why this was suggested: The source row records a material deviation for Women in Senior Leadership (%): target: ≥ 25% by FY26 (BRSR target); actual: 18%; status: Open; owner: CHRO / D&amp;I Lead. Source document(s): esg_rcm.xlsx - ESG Risk &amp; Controls Matrix row 9 column Current Value (FY24).</w:t>
      </w:r>
    </w:p>
  </w:comment>
  <w:comment w:id="7" w:author="TRACE Document Uplift" w:date="2026-05-07T22:10:14+00:00">
    <w:p>
      <w:r>
        <w:t>Metric or target deviation needs procedure coverage: Lost Time Injury Frequency Rate (LTIFR).. Why this was suggested: The source row records a material deviation for Lost Time Injury Frequency Rate (LTIFR): target: ≤ 0.10 per million hrs; actual: 0.18 per million hrs; status: Monitoring; owner: CHRO / Admin. Source document(s): esg_rcm.xlsx - ESG Risk &amp; Controls Matrix row 10 column Current Value (FY24).</w:t>
      </w:r>
    </w:p>
  </w:comment>
  <w:comment w:id="8" w:author="TRACE Document Uplift" w:date="2026-05-07T22:10:14+00:00">
    <w:p>
      <w:r>
        <w:t>Metric or target deviation needs procedure coverage: Number of confirmed data privacy incidents / year.. Why this was suggested: The source row records a material deviation for Number of confirmed data privacy incidents / year: target: Zero material breaches; actual: 2 (FY24); status: Open; owner: DPO / Legal. Source document(s): esg_rcm.xlsx - ESG Risk &amp; Controls Matrix row 11 column Current Value (FY24).</w:t>
      </w:r>
    </w:p>
  </w:comment>
  <w:comment w:id="9" w:author="TRACE Document Uplift" w:date="2026-05-07T22:10:14+00:00">
    <w:p>
      <w:r>
        <w:t>Metric or target deviation needs procedure coverage: PSL Achievement (% of ANBC).. Why this was suggested: The source row records a material deviation for PSL Achievement (% of ANBC): target: ≥ 40% ANBC (RBI mandate); actual: 38% of ANBC; status: Open; owner: Credit Policy. Source document(s): esg_rcm.xlsx - ESG Risk &amp; Controls Matrix row 12 column Current Value (FY24).</w:t>
      </w:r>
    </w:p>
  </w:comment>
  <w:comment w:id="10" w:author="TRACE Document Uplift" w:date="2026-05-07T22:10:14+00:00">
    <w:p>
      <w:r>
        <w:t>Metric or target deviation needs procedure coverage: Suppliers assessed for ESG/labour standards (% of critical suppliers).. Why this was suggested: The source row records a material deviation for Suppliers assessed for ESG/labour standards (% of critical suppliers): target: 100% critical suppliers assessed by FY26; actual: 42% assessed (FY24); status: Open; owner: Procurement / ESG. Source document(s): esg_rcm.xlsx - ESG Risk &amp; Controls Matrix row 13 column Current Value (FY24).</w:t>
      </w:r>
    </w:p>
  </w:comment>
  <w:comment w:id="11" w:author="TRACE Document Uplift" w:date="2026-05-07T22:10:14+00:00">
    <w:p>
      <w:r>
        <w:t>Metric or target deviation needs procedure coverage: % of senior management variable pay linked to ESG KPIs.. Why this was suggested: The source row records a material deviation for % of senior management variable pay linked to ESG KPIs: target: ≥ 30% by FY26; actual: 20% (FY24); status: Open; owner: Remuneration Committee. Source document(s): esg_rcm.xlsx - ESG Risk &amp; Controls Matrix row 15 column Current Value (FY24).</w:t>
      </w:r>
    </w:p>
  </w:comment>
  <w:comment w:id="12" w:author="TRACE Document Uplift" w:date="2026-05-07T22:10:14+00:00">
    <w:p>
      <w:r>
        <w:t>Open issue should be reflected in the procedure: Complete loan book physical risk heatmap by FY25; integrate climate VaR into ICAAP.. Why this was suggested: The source row is open or unresolved and describes: Key Gap Identified: Scenario analysis not yet integrated into ICAAP capital planning; physical risk heatmap covers only 42% of loan book by value; Recommended Action: Complete loan book physical risk heatmap by FY25; integrate climate VaR into ICAAP. Source document(s): esg_rcm.xlsx - Control Assessment row 2 column Key Gap Identified.</w:t>
      </w:r>
    </w:p>
  </w:comment>
  <w:comment w:id="13" w:author="TRACE Document Uplift" w:date="2026-05-07T22:10:14+00:00">
    <w:p>
      <w:r>
        <w:t>Open issue should be reflected in the procedure: Implement ESG data management platform; automate utility bill ingestion.. Why this was suggested: The source row is open or unresolved and describes: Key Gap Identified: Emissions data collected via manual spreadsheets from 18 regional offices; reconciliation errors found in FY23 data; Recommended Action: Implement ESG data management platform; automate utility bill ingestion. Source document(s): esg_rcm.xlsx - Control Assessment row 3 column Key Gap Identified.</w:t>
      </w:r>
    </w:p>
  </w:comment>
  <w:comment w:id="14" w:author="TRACE Document Uplift" w:date="2026-05-07T22:10:14+00:00">
    <w:p>
      <w:r>
        <w:t>Open issue should be reflected in the procedure: Establish automated impact data collection for next green bond.. Why this was suggested: The source row is open or unresolved and describes: Key Gap Identified: Framework and SPO in place; minor gap: post-issuance impact reporting delayed by 3 months in FY24; Recommended Action: Establish automated impact data collection for next green bond. Source document(s): esg_rcm.xlsx - Control Assessment row 4 column Key Gap Identified.</w:t>
      </w:r>
    </w:p>
  </w:comment>
  <w:comment w:id="15" w:author="TRACE Document Uplift" w:date="2026-05-07T22:10:14+00:00">
    <w:p>
      <w:r>
        <w:t>Open issue should be reflected in the procedure: Hire ESG analyst for project finance; implement mandatory E&amp;S gate in credit approval workflow.. Why this was suggested: The source row is open or unresolved and describes: Key Gap Identified: 6% of project finance portfolio lacks completed E&amp;S assessment; no dedicated E&amp;S specialist on credit team; Recommended Action: Hire ESG analyst for project finance; implement mandatory E&amp;S gate in credit approval workflow. Source document(s): esg_rcm.xlsx - Control Assessment row 5 column Key Gap Identified.</w:t>
      </w:r>
    </w:p>
  </w:comment>
  <w:comment w:id="16" w:author="TRACE Document Uplift" w:date="2026-05-07T22:10:14+00:00">
    <w:p>
      <w:r>
        <w:t>Open issue should be reflected in the procedure: Set business unit-level diversity targets; link 10% of BU head bonus to D&amp;I KPIs.. Why this was suggested: The source row is open or unresolved and describes: Key Gap Identified: Leadership development programme exists but no measurable targets or accountability at business unit head level; Recommended Action: Set business unit-level diversity targets; link 10% of BU head bonus to D&amp;I KPIs. Source document(s): esg_rcm.xlsx - Control Assessment row 6 column Key Gap Identified.</w:t>
      </w:r>
    </w:p>
  </w:comment>
  <w:comment w:id="17" w:author="TRACE Document Uplift" w:date="2026-05-07T22:10:14+00:00">
    <w:p>
      <w:r>
        <w:t>Open issue should be reflected in the procedure: Complete data inventory and retention schedule update by Q1 2025; conduct DPO-led audit.. Why this was suggested: The source row is open or unresolved and describes: Key Gap Identified: Consent management system deployed but data inventory not fully complete; data retention schedule outdated (last reviewed 2021); Recommended Action: Complete data inventory and retention schedule update by Q1 2025; conduct DPO-led audit. Source document(s): esg_rcm.xlsx - Control Assessment row 7 column Key Gap Identified.</w:t>
      </w:r>
    </w:p>
  </w:comment>
  <w:comment w:id="18" w:author="TRACE Document Uplift" w:date="2026-05-07T22:10:14+00:00">
    <w:p>
      <w:r>
        <w:t>Open issue should be reflected in the procedure: Add 6-month forward PSL projection; engage PFRDA/NABARD partnership for agri-PSL pipeline.. Why this was suggested: The source row is open or unresolved and describes: Key Gap Identified: PSL monitoring dashboard provides weekly data but Q4 FY24 gap (38% vs 40%) addressed only in last 3 weeks of year — insufficient lead time; Recommended Action: Add 6-month forward PSL projection; engage PFRDA/NABARD partnership for agri-PSL pipeline. Source document(s): esg_rcm.xlsx - Control Assessment row 8 column Key Gap Identified.</w:t>
      </w:r>
    </w:p>
  </w:comment>
  <w:comment w:id="19" w:author="TRACE Document Uplift" w:date="2026-05-07T22:10:14+00:00">
    <w:p>
      <w:r>
        <w:t>Open issue should be reflected in the procedure: Align supplier questionnaire to BRSR Core; complete 100% critical supplier assessment by FY26.. Why this was suggested: The source row is open or unresolved and describes: Key Gap Identified: Only 42% of critical suppliers assessed; questionnaire not validated against BRSR value chain disclosure requirements; Recommended Action: Align supplier questionnaire to BRSR Core; complete 100% critical supplier assessment by FY26. Source document(s): esg_rcm.xlsx - Control Assessment row 9 column Key Gap Identified.</w:t>
      </w:r>
    </w:p>
  </w:comment>
  <w:comment w:id="20" w:author="TRACE Document Uplift" w:date="2026-05-07T22:10:14+00:00">
    <w:p>
      <w:r>
        <w:t>Open issue should be reflected in the procedure: Define quantitative ESG KPI thresholds; add clawback clause to remuneration policy.. Why this was suggested: The source row is open or unresolved and describes: Key Gap Identified: ESG KPIs in MD/CEO scorecard are qualitative and not objectively measurable; no clawback provision for ESG target failure; Recommended Action: Define quantitative ESG KPI thresholds; add clawback clause to remuneration policy. Source document(s): esg_rcm.xlsx - Control Assessment row 10 column Key Gap Identified.</w:t>
      </w:r>
    </w:p>
  </w:comment>
  <w:comment w:id="21" w:author="TRACE Document Uplift" w:date="2026-05-07T22:10:14+00:00">
    <w:p>
      <w:r>
        <w:t>Open issue should be reflected in the procedure: Implement mandatory completion deadline with manager escalation; add role-specific ABC module.. Why this was suggested: The source row is open or unresolved and describes: Key Gap Identified: 87% completion — 13% overdue including 3 branch managers; no refresher for high-risk roles (procurement, treasury); Recommended Action: Implement mandatory completion deadline with manager escalation; add role-specific ABC module. Source document(s): esg_rcm.xlsx - Control Assessment row 11 column Key Gap Identified.</w:t>
      </w:r>
    </w:p>
  </w:comment>
  <w:comment w:id="22" w:author="TRACE Document Uplift" w:date="2026-05-07T22:10:14+00:00">
    <w:p>
      <w:r>
        <w:t>Open issue should be reflected in the procedure: Extend assurance scope to 100% BRSR Core including Scope 3 and supply chain by FY25 filing.. Why this was suggested: The source row is open or unresolved and describes: Key Gap Identified: Limited assurance covers 60% of BRSR Core metrics; Scope 3 emissions and supply chain data excluded from assurance scope; Recommended Action: Extend assurance scope to 100% BRSR Core including Scope 3 and supply chain by FY25 filing. Source document(s): esg_rcm.xlsx - Control Assessment row 12 column Key Gap Identified.</w:t>
      </w:r>
    </w:p>
  </w:comment>
  <w:comment w:id="23" w:author="TRACE Document Uplift" w:date="2026-05-07T22:10:14+00:00">
    <w:p>
      <w:r>
        <w:t>Open issue should be reflected in the procedure: Add 2 FTEs to compliance investigation team; implement workflow tool for complaint tracking.. Why this was suggested: The source row is open or unresolved and describes: Key Gap Identified: 22% of complaints not resolved within 60-day SLA; root cause: insufficient investigator capacity in compliance team; Recommended Action: Add 2 FTEs to compliance investigation team; implement workflow tool for complaint tracking. Source document(s): esg_rcm.xlsx - Control Assessment row 13 column Key Gap Identified.</w:t>
      </w:r>
    </w:p>
  </w:comment>
  <w:comment w:id="24" w:author="TRACE Document Uplift" w:date="2026-05-07T22:10:14+00:00">
    <w:p>
      <w:r>
        <w:t>Metric or target deviation needs procedure coverage: ABC Training Completion (%).. Why this was suggested: The source row records a material deviation for ABC Training Completion (%): target: 100%; actual: 74%; deviation: -26.0%; status: Closed. Source document(s): esg_metric_deviation_log.xlsx - Metric Deviation Log row 4 column Deviation (%).</w:t>
      </w:r>
    </w:p>
  </w:comment>
  <w:comment w:id="25" w:author="TRACE Document Uplift" w:date="2026-05-07T22:10:14+00:00">
    <w:p>
      <w:r>
        <w:t>Metric or target deviation needs procedure coverage: Financed Emissions – Oil &amp; Gas Sector (tCO2e / ₹ Cr).. Why this was suggested: The source row records a material deviation for Financed Emissions – Oil &amp; Gas Sector (tCO2e / ₹ Cr): target: ≤ 48.0; actual: 62.4; deviation: 30.0%; status: Closed. Source document(s): esg_metric_deviation_log.xlsx - Metric Deviation Log row 5 column Deviation (%).</w:t>
      </w:r>
    </w:p>
  </w:comment>
  <w:comment w:id="26" w:author="TRACE Document Uplift" w:date="2026-05-07T22:10:14+00:00">
    <w:p>
      <w:r>
        <w:t>Metric or target deviation needs procedure coverage: Customer Complaint Resolution ≤ 30 days (%).. Why this was suggested: The source row records a material deviation for Customer Complaint Resolution ≤ 30 days (%): target: ≥ 90%; actual: 71%; deviation: -21.1%; status: Closed. Source document(s): esg_metric_deviation_log.xlsx - Metric Deviation Log row 6 column Deviation (%).</w:t>
      </w:r>
    </w:p>
  </w:comment>
  <w:comment w:id="27" w:author="TRACE Document Uplift" w:date="2026-05-07T22:10:14+00:00">
    <w:p>
      <w:r>
        <w:t>Metric or target deviation needs procedure coverage: Water Consumption (KL).. Why this was suggested: The source row records a material deviation for Water Consumption (KL): target: ≤ 17,500 per quarter; actual: 22,100 (Q1 alone); deviation: +26.3%; status: Closed. Source document(s): esg_metric_deviation_log.xlsx - Metric Deviation Log row 8 column Deviation (%).</w:t>
      </w:r>
    </w:p>
  </w:comment>
  <w:comment w:id="28" w:author="TRACE Document Uplift" w:date="2026-05-07T22:10:14+00:00">
    <w:p>
      <w:r>
        <w:t>Metric or target deviation needs procedure coverage: Whistleblower SLA ≤ 60 days (%).. Why this was suggested: The source row records a material deviation for Whistleblower SLA ≤ 60 days (%): target: ≥ 95%; actual: 64%; deviation: -32.6%; status: Closed. Source document(s): esg_metric_deviation_log.xlsx - Metric Deviation Log row 9 column Deviation (%).</w:t>
      </w:r>
    </w:p>
  </w:comment>
  <w:comment w:id="29" w:author="TRACE Document Uplift" w:date="2026-05-07T22:10:14+00:00">
    <w:p>
      <w:r>
        <w:t>Metric or target deviation needs procedure coverage: LTIFR (per million hrs worked).. Why this was suggested: The source row records a material deviation for LTIFR (per million hrs worked): target: ≤ 0.10; actual: 0.32; deviation: +220%; status: Closed. Source document(s): esg_metric_deviation_log.xlsx - Metric Deviation Log row 10 column Deviation (%).</w:t>
      </w:r>
    </w:p>
  </w:comment>
  <w:comment w:id="30" w:author="TRACE Document Uplift" w:date="2026-05-07T22:10:14+00:00">
    <w:p>
      <w:r>
        <w:t>Metric or target deviation needs procedure coverage: BRSR Scope 3 Emissions – Business Travel (tCO2e).. Why this was suggested: The source row records a material deviation for BRSR Scope 3 Emissions – Business Travel (tCO2e): target: Required for BRSR Core; actual: Data unavailable; deviation: N/A – Data Gap; status: Closed. Source document(s): esg_metric_deviation_log.xlsx - Metric Deviation Log row 11 column Deviation (%).</w:t>
      </w:r>
    </w:p>
  </w:comment>
  <w:comment w:id="31" w:author="TRACE Document Uplift" w:date="2026-05-07T22:10:14+00:00">
    <w:p>
      <w:r>
        <w:t>Metric or target deviation needs procedure coverage: Independent Directors (% of Board).. Why this was suggested: The source row records a material deviation for Independent Directors (% of Board): target: ≥ 50% (SEBI LODR); actual: 47%; deviation: -6.0%; status: Closed. Source document(s): esg_metric_deviation_log.xlsx - Metric Deviation Log row 12 column Deviation (%).</w:t>
      </w:r>
    </w:p>
  </w:comment>
  <w:comment w:id="32" w:author="TRACE Document Uplift" w:date="2026-05-07T22:10:14+00:00">
    <w:p>
      <w:r>
        <w:t>Define Materiality Thresholds for Deviations. Why this was suggested: The current SOP relies on 'judgement' to determine if a deviation is significant. To ensure consistency and objective reporting, specific quantitative thresholds (e.g., +/- 5% variance from target) should be defined. Source document(s): esg_reporting_sop.docx.</w:t>
      </w:r>
    </w:p>
  </w:comment>
  <w:comment w:id="33" w:author="TRACE Document Uplift" w:date="2026-05-07T22:10:14+00:00">
    <w:p>
      <w:r>
        <w:t>Implement Data Validation/Sign-off Step. Why this was suggested: The SOP lacks a formal validation step by the data providers' department heads before consolidation. This increases the risk of inaccurate data being reported. Source document(s): esg_reporting_sop.docx.</w:t>
      </w:r>
    </w:p>
  </w:comment>
  <w:comment w:id="34" w:author="TRACE Document Uplift" w:date="2026-05-07T22:10:14+00:00">
    <w:p>
      <w:r>
        <w:t>Specify Internal Reporting Cadence. Why this was suggested: Internal reporting is described as 'periodic'. Specifying a frequency (e.g., Quarterly) ensures alignment with board meeting cycles and timely oversight. Source document(s): esg_reporting_sop.docx.</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2026-05-07T21:05:10.247Z</dcterms:created>
  <dcterms:modified xsi:type="dcterms:W3CDTF">2026-05-07T21:05:10.248Z</dcterms:modified>
</cp:coreProperties>
</file>

<file path=docProps/custom.xml><?xml version="1.0" encoding="utf-8"?>
<Properties xmlns="http://schemas.openxmlformats.org/officeDocument/2006/custom-properties" xmlns:vt="http://schemas.openxmlformats.org/officeDocument/2006/docPropsVTypes"/>
</file>