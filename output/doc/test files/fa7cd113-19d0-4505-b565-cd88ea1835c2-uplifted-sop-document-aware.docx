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p>
            <w:pPr/>
            <w:commentRangeStart w:id="21"/>
            <w:ins w:id="44" w:author="TRACE Document Uplift" w:date="2026-05-07T15:35:01+00:00">
              <w:r>
                <w:t>Owns all active wealth management clients are re-screened against sanctions lists, PEP/HIO databases, and adverse media on an annual basis and upon trigger events such as adverse news alerts, FINTRAC public.</w:t>
              </w:r>
            </w:ins>
            <w:commentRangeEnd w:id="21"/>
            <w:r>
              <w:commentReference w:id="21"/>
            </w:r>
          </w:p>
          <w:p>
            <w:pPr/>
            <w:commentRangeStart w:id="19"/>
            <w:ins w:id="40" w:author="TRACE Document Uplift" w:date="2026-05-07T15:35:01+00:00">
              <w:r>
                <w:t>Owns all client identification records, KYC documents, account records, transaction records, and STRs are stored in the approved document management system within 5 business days of creation. Records are retained for.</w:t>
              </w:r>
            </w:ins>
            <w:commentRangeEnd w:id="19"/>
            <w:r>
              <w:commentReference w:id="19"/>
            </w:r>
          </w:p>
          <w:p>
            <w:pPr/>
            <w:commentRangeStart w:id="17"/>
            <w:ins w:id="36" w:author="TRACE Document Uplift" w:date="2026-05-07T15:35:01+00:00">
              <w:r>
                <w:t>Owns the IA/RM escalate suspicious activity to the AML/ATF Officer immediately upon identification. The AML/ATF Officer assesses reasonable grounds and files an STR electronically with FINTRAC as soon as practicable.</w:t>
              </w:r>
            </w:ins>
            <w:commentRangeEnd w:id="17"/>
            <w:r>
              <w:commentReference w:id="17"/>
            </w:r>
          </w:p>
          <w:p>
            <w:pPr/>
            <w:commentRangeStart w:id="15"/>
            <w:ins w:id="32" w:author="TRACE Document Uplift" w:date="2026-05-07T15:35:01+00:00">
              <w:r>
                <w:t>Owns kYC information is reviewed and updated on a frequency based on client risk rating: Low – every 3 years; Medium – annually; High – semi-annually. Refresh is also triggered by material change in client.</w:t>
              </w:r>
            </w:ins>
            <w:commentRangeEnd w:id="15"/>
            <w:r>
              <w:commentReference w:id="15"/>
            </w:r>
          </w:p>
          <w:p>
            <w:pPr/>
            <w:commentRangeStart w:id="13"/>
            <w:ins w:id="28" w:author="TRACE Document Uplift" w:date="2026-05-07T15:35:01+00:00">
              <w:r>
                <w:t>Owns exceptions to standard onboarding requirements be submitted to Compliance for review and approval. Exceptions involving regulatory requirements (client identification, AML screening, STR obligations) may not be.</w:t>
              </w:r>
            </w:ins>
            <w:commentRangeEnd w:id="13"/>
            <w:r>
              <w:commentReference w:id="13"/>
            </w:r>
          </w:p>
          <w:p>
            <w:pPr/>
            <w:commentRangeStart w:id="7"/>
            <w:ins w:id="16" w:author="TRACE Document Uplift" w:date="2026-05-07T15:35:01+00:00">
              <w:r>
                <w:t>In accordance with CIRO Rule 3200 and NI 31-103 s.13.3–13.4, a documented suitability assessment must be completed and stored in the client file before any investment recommendations are made or any trading commences on the account. This documentation establishes the regulatory basis for Investment Advisor (IA) and Relationship Manager (RM) activities. Account activation is gated until this documentation is uploaded to the system.</w:t>
              </w:r>
            </w:ins>
            <w:commentRangeEnd w:id="7"/>
            <w:r>
              <w:commentReference w:id="7"/>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del w:id="17" w:author="TRACE Document Uplift" w:date="2026-05-07T15:35:01+00:00">
              <w:r>
                <w:delText>Compliance – AML/ATF Officer</w:delText>
              </w:r>
            </w:del>
            <w:commentRangeStart w:id="8"/>
            <w:ins w:id="18" w:author="TRACE Document Uplift" w:date="2026-05-07T15:35:01+00:00">
              <w:r>
                <w:t>Exception Approval Authorities are differentiated based on the specific compliance area involved. Exceptions involving AML/ATF, sanctions, or client identification must be approved in writing by the AML/ATF Officer. Exceptions related to suitability or KYC documentation must be approved by Suitability Compliance. All approved exceptions must be recorded in the Compliance Exception Log and cross-referenced in the quarterly Compliance Management Committee minutes.</w:t>
              </w:r>
            </w:ins>
            <w:commentRangeEnd w:id="8"/>
            <w:r>
              <w:commentReference w:id="8"/>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r>
              <w:t xml:space="preserve"> </w:t>
            </w:r>
            <w:commentRangeStart w:id="11"/>
            <w:ins w:id="24" w:author="TRACE Document Uplift" w:date="2026-05-07T15:35:01+00:00">
              <w:r>
                <w:t>Owns all High-risk clients and all identified PEPs, HIOs, and their close associates receive Enhanced Due Diligence. EDD includes: enhanced source of funds and wealth documentation, additional beneficial ownership.</w:t>
              </w:r>
            </w:ins>
            <w:commentRangeEnd w:id="11"/>
            <w:r>
              <w:commentReference w:id="11"/>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pPr/>
      <w:commentRangeStart w:id="20"/>
      <w:ins w:id="42" w:author="TRACE Document Uplift" w:date="2026-05-07T15:35:01+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0"/>
      <w:r>
        <w:commentReference w:id="20"/>
      </w:r>
    </w:p>
    <w:p>
      <w:pPr/>
      <w:commentRangeStart w:id="18"/>
      <w:ins w:id="38" w:author="TRACE Document Uplift" w:date="2026-05-07T15:35:01+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8"/>
      <w:r>
        <w:commentReference w:id="18"/>
      </w:r>
    </w:p>
    <w:p>
      <w:pPr/>
      <w:commentRangeStart w:id="16"/>
      <w:ins w:id="34" w:author="TRACE Document Uplift" w:date="2026-05-07T15:35:01+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6"/>
      <w:r>
        <w:commentReference w:id="16"/>
      </w:r>
    </w:p>
    <w:p>
      <w:pPr/>
      <w:commentRangeStart w:id="14"/>
      <w:ins w:id="30" w:author="TRACE Document Uplift" w:date="2026-05-07T15:35:01+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4"/>
      <w:r>
        <w:commentReference w:id="14"/>
      </w:r>
    </w:p>
    <w:p>
      <w:pPr/>
      <w:commentRangeStart w:id="12"/>
      <w:ins w:id="26" w:author="TRACE Document Uplift" w:date="2026-05-07T15:35:01+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2"/>
      <w:r>
        <w:commentReference w:id="12"/>
      </w:r>
    </w:p>
    <w:p>
      <w:pPr/>
      <w:commentRangeStart w:id="10"/>
      <w:ins w:id="22" w:author="TRACE Document Uplift" w:date="2026-05-07T15:35:01+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0"/>
      <w:r>
        <w:commentReference w:id="10"/>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t xml:space="preserve">Verification results are recorded in the client record in the account management system. </w:t>
      </w:r>
      <w:del w:id="7" w:author="TRACE Document Uplift" w:date="2026-05-07T15:35:01+00:00">
        <w:r>
          <w:delText>Copies of identification documents are scanned and stored in the document management system.</w:delText>
        </w:r>
      </w:del>
      <w:commentRangeStart w:id="3"/>
      <w:ins w:id="8" w:author="TRACE Document Uplift" w:date="2026-05-07T15:35:01+00:00">
        <w:r>
          <w:t>Copies of identification documents are scanned and stored in the approved document management system within 5 business days of creation. A 7-year retention flag must be applied to all records in accordance with REC-RET-WM-001.</w:t>
        </w:r>
      </w:ins>
      <w:commentRangeEnd w:id="3"/>
      <w:r>
        <w:commentReference w:id="3"/>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del w:id="1" w:author="TRACE Document Uplift" w:date="2026-05-07T15:35:01+00:00">
        <w:r>
          <w:delText>The IA/RM completes the New Account Application Form (NAAF) using the approved template (TMD-NAAF-STD).</w:delText>
        </w:r>
      </w:del>
      <w:commentRangeStart w:id="0"/>
      <w:ins w:id="2" w:author="TRACE Document Uplift" w:date="2026-05-07T15:35:01+00:00">
        <w:r>
          <w:t>The IA/RM completes the New Account Application Form (NAAF) using the approved template (TMD-NAAF-STD) and must sign a certification of completeness referencing the current template version prior to submission.</w:t>
        </w:r>
      </w:ins>
      <w:commentRangeEnd w:id="0"/>
      <w:r>
        <w:commentReference w:id="0"/>
      </w:r>
      <w:r>
        <w:t xml:space="preserve">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t xml:space="preserve">Branch Operations reviews the NAAF for completeness before the account is activated. </w:t>
      </w:r>
      <w:del w:id="9" w:author="TRACE Document Uplift" w:date="2026-05-07T15:35:01+00:00">
        <w:r>
          <w:delText>Incomplete NAAFs are returned to the IA/RM for remediation.</w:delText>
        </w:r>
      </w:del>
      <w:commentRangeStart w:id="4"/>
      <w:ins w:id="10" w:author="TRACE Document Uplift" w:date="2026-05-07T15:35:01+00:00">
        <w:r>
          <w:t>Incomplete NAAFs are returned to the IA/RM for remediation. Any supervisor override of the completeness check requires documented Branch Manager approval.</w:t>
        </w:r>
      </w:ins>
      <w:commentRangeEnd w:id="4"/>
      <w:r>
        <w:commentReference w:id="4"/>
      </w:r>
    </w:p>
    <w:p>
      <w:pPr/>
      <w:commentRangeStart w:id="5"/>
      <w:ins w:id="12" w:author="TRACE Document Uplift" w:date="2026-05-07T15:35:01+00:00">
        <w:r>
          <w:t>5.2 NAAF Completeness and Override Process Branch Operations must verify NAAF completeness against the required field checklist prior to account activation. In instances where mandatory fields are bypassed via supervisor override, documented Branch Manager approval must be recorded in the account management system before the account is activated.</w:t>
        </w:r>
      </w:ins>
      <w:commentRangeEnd w:id="5"/>
      <w:r>
        <w:commentReference w:id="5"/>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del w:id="19" w:author="TRACE Document Uplift" w:date="2026-05-07T15:35:01+00:00">
        <w:r>
          <w:delText>5.7  Ongoing KYC Refresh</w:delText>
        </w:r>
      </w:del>
      <w:commentRangeStart w:id="9"/>
      <w:ins w:id="20" w:author="TRACE Document Uplift" w:date="2026-05-07T15:35:01+00:00">
        <w:r>
          <w:t>5.7 KYC Refresh Frequencies KYC information must be reviewed and updated according to the following risk-rated frequencies: High-risk (semi-annually), Medium-risk (annually), and Low-risk (every 3 years). Automated alerts will be triggered in the account management system to notify IA/RMs of upcoming refresh deadlines.</w:t>
        </w:r>
      </w:ins>
      <w:commentRangeEnd w:id="9"/>
      <w:r>
        <w:commentReference w:id="9"/>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del w:id="3" w:author="TRACE Document Uplift" w:date="2026-05-07T15:35:01+00:00">
        <w:r>
          <w:delText>KYC refresh is performed at least annually or as per the risk rating.</w:delText>
        </w:r>
      </w:del>
      <w:commentRangeStart w:id="1"/>
      <w:ins w:id="4" w:author="TRACE Document Uplift" w:date="2026-05-07T15:35:01+00:00">
        <w:r>
          <w:t>KYC information is reviewed and updated based on the client risk rating: Low risk – every 3 years; Medium risk – annually; High risk – semi-annually. Refresh is also triggered by material changes.</w:t>
        </w:r>
      </w:ins>
      <w:commentRangeEnd w:id="1"/>
      <w:r>
        <w:commentReference w:id="1"/>
      </w:r>
      <w:r>
        <w:t xml:space="preserve">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t xml:space="preserve">STRs are filed electronically with FINTRAC. </w:t>
      </w:r>
      <w:del w:id="5" w:author="TRACE Document Uplift" w:date="2026-05-07T15:35:01+00:00">
        <w:r>
          <w:delText>The STR must be completed and submitted. Transaction records are retained for 7 years.</w:delText>
        </w:r>
      </w:del>
      <w:commentRangeStart w:id="2"/>
      <w:ins w:id="6" w:author="TRACE Document Uplift" w:date="2026-05-07T15:35:01+00:00">
        <w:r>
          <w:t>The STR must be completed and submitted electronically. The STR filing date and the FINTRAC reference number must be recorded in the client file. Transaction records are retained for 7 years.</w:t>
        </w:r>
      </w:ins>
      <w:commentRangeEnd w:id="2"/>
      <w:r>
        <w:commentReference w:id="2"/>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p>
            <w:pPr/>
            <w:commentRangeStart w:id="6"/>
            <w:ins w:id="14" w:author="TRACE Document Uplift" w:date="2026-05-07T15:35:01+00:00">
              <w:r>
                <w:t>The AML/ATF Officer will perform client screening using the approved platform (PROC-SCREEN-WM-001). If a potential match is identified, the account must be placed on a manual hold in the system until the AML/ATF Officer provides a documented final disposition.</w:t>
              </w:r>
            </w:ins>
            <w:commentRangeEnd w:id="6"/>
            <w:r>
              <w:commentReference w:id="6"/>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15:35:01+00:00">
    <w:p>
      <w:r>
        <w:t>Enhance NAAF Certification Requirements. Why this was suggested: Control C-02 requires the IA/RM to certify completeness and reference the specific template version. The current SOP mentions the template but not the formal certification step. Source document(s): WM_Client_Onboarding_KYC_SOP_v3.1.docx.</w:t>
      </w:r>
    </w:p>
  </w:comment>
  <w:comment w:id="1" w:author="TRACE Document Uplift" w:date="2026-05-07T15:35:01+00:00">
    <w:p>
      <w:r>
        <w:t>Define Specific KYC Refresh Frequencies. Why this was suggested: Control C-09 specifies risk-based frequencies (Low: 3yr, Medium: Annual, High: Semi-annual). The SOP currently uses vague language ('at least annually or as per the risk rating'). Source document(s): WM_Client_Onboarding_KYC_SOP_v3.1.docx.</w:t>
      </w:r>
    </w:p>
  </w:comment>
  <w:comment w:id="2" w:author="TRACE Document Uplift" w:date="2026-05-07T15:35:01+00:00">
    <w:p>
      <w:r>
        <w:t>Include STR Reference Number Requirement. Why this was suggested: Control C-10 requires the FINTRAC reference number to be recorded in the client file for evidence. The SOP mentions filing but not the recording of the reference number. Source document(s): WM_Client_Onboarding_KYC_SOP_v3.1.docx.</w:t>
      </w:r>
    </w:p>
  </w:comment>
  <w:comment w:id="3" w:author="TRACE Document Uplift" w:date="2026-05-07T15:35:01+00:00">
    <w:p>
      <w:r>
        <w:t>Incorporate Document Retention SLA. Why this was suggested: Control C-11 mandates a 5-business-day window for document storage and a 7-year retention flag. The SOP lacks these specific operational constraints. Source document(s): WM_Client_Onboarding_KYC_SOP_v3.1.docx.</w:t>
      </w:r>
    </w:p>
  </w:comment>
  <w:comment w:id="4" w:author="TRACE Document Uplift" w:date="2026-05-07T15:35:01+00:00">
    <w:p>
      <w:r>
        <w:t>Formalize Supervisor Override Approval. Why this was suggested: Control C-01 specifies that supervisor overrides of completeness checks require Branch Manager approval. This is not captured in section 5.2. Source document(s): WM_Client_Onboarding_KYC_SOP_v3.1.docx.</w:t>
      </w:r>
    </w:p>
  </w:comment>
  <w:comment w:id="5" w:author="TRACE Document Uplift" w:date="2026-05-07T15:35:01+00:00">
    <w:p>
      <w:r>
        <w:t>Formalize NAAF Completeness and Override Process. Why this was suggested: The testing report indicates SOP Section 5.2 lacks references to the completeness check and the Branch Manager override requirement (C-01). Source document(s): WM_Control_Test_Evidence_Q1_2025.docx.</w:t>
      </w:r>
    </w:p>
  </w:comment>
  <w:comment w:id="6" w:author="TRACE Document Uplift" w:date="2026-05-07T15:35:01+00:00">
    <w:p>
      <w:r>
        <w:t>Specify AML Screening Platform and Disposition. Why this was suggested: SOP Section 5.3 does not name the approved screening tool or define the manual hold process for positive matches identified during testing. Source document(s): WM_Control_Test_Evidence_Q1_2025.docx.</w:t>
      </w:r>
    </w:p>
  </w:comment>
  <w:comment w:id="7" w:author="TRACE Document Uplift" w:date="2026-05-07T15:35:01+00:00">
    <w:p>
      <w:r>
        <w:t>Mandate Suitability Documentation Before Trading. Why this was suggested: Testing found accounts trading without documented assessments. The SOP needs to reference CIRO Rule 3200 and NI 31-103 and establish a hard gate. Source document(s): WM_Control_Test_Evidence_Q1_2025.docx.</w:t>
      </w:r>
    </w:p>
  </w:comment>
  <w:comment w:id="8" w:author="TRACE Document Uplift" w:date="2026-05-07T15:35:01+00:00">
    <w:p>
      <w:r>
        <w:t>Define Exception Approval Authorities. Why this was suggested: SOP Section 8 fails to distinguish between AML and Suitability compliance roles for exception approvals, leading to improper sign-offs. Source document(s): WM_Control_Test_Evidence_Q1_2025.docx.</w:t>
      </w:r>
    </w:p>
  </w:comment>
  <w:comment w:id="9" w:author="TRACE Document Uplift" w:date="2026-05-07T15:35:01+00:00">
    <w:p>
      <w:r>
        <w:t>Specify KYC Refresh Frequencies by Risk Rating. Why this was suggested: The SOP lacks the specific frequency requirements defined in control C-09, leading to overdue refreshes for high-risk clients. Source document(s): WM_Control_Test_Evidence_Q1_2025.docx.</w:t>
      </w:r>
    </w:p>
  </w:comment>
  <w:comment w:id="10" w:author="TRACE Document Uplift" w:date="2026-05-07T15:35:01+00:00">
    <w:p>
      <w:r>
        <w:t>Add SOP coverage for C-06. Target: Procedure update; Why this was suggested: Add the missing activity to the process narrative. Source document(s): WM_Client_Onboarding_KYC_SOP_v3.1.docx; WM_Risk_Controls_Matrix.xlsx - Risk Control Matrix row 8.</w:t>
      </w:r>
    </w:p>
  </w:comment>
  <w:comment w:id="11" w:author="TRACE Document Uplift" w:date="2026-05-07T15:35:01+00:00">
    <w:p>
      <w:r>
        <w:t>Add SOP coverage for C-06. Target: Responsibility update; Why this was suggested: Reflect the accountable role in the responsibilities area. Source document(s): WM_Client_Onboarding_KYC_SOP_v3.1.docx; WM_Risk_Controls_Matrix.xlsx - Risk Control Matrix row 8.</w:t>
      </w:r>
    </w:p>
  </w:comment>
  <w:comment w:id="12" w:author="TRACE Document Uplift" w:date="2026-05-07T15:35:01+00:00">
    <w:p>
      <w:r>
        <w:t>Add SOP coverage for C-07. Target: Procedure update; Why this was suggested: Add the missing activity to the process narrative. Source document(s): WM_Client_Onboarding_KYC_SOP_v3.1.docx; WM_Risk_Controls_Matrix.xlsx - Risk Control Matrix row 9.</w:t>
      </w:r>
    </w:p>
  </w:comment>
  <w:comment w:id="13" w:author="TRACE Document Uplift" w:date="2026-05-07T15:35:01+00:00">
    <w:p>
      <w:r>
        <w:t>Add SOP coverage for C-07. Target: Responsibility update; Why this was suggested: Reflect the accountable role in the responsibilities area. Source document(s): WM_Client_Onboarding_KYC_SOP_v3.1.docx; WM_Risk_Controls_Matrix.xlsx - Risk Control Matrix row 9.</w:t>
      </w:r>
    </w:p>
  </w:comment>
  <w:comment w:id="14" w:author="TRACE Document Uplift" w:date="2026-05-07T15:35:01+00:00">
    <w:p>
      <w:r>
        <w:t>Add SOP coverage for C-09. Target: Procedure update; Why this was suggested: Add the missing activity to the process narrative. Source document(s): WM_Client_Onboarding_KYC_SOP_v3.1.docx; WM_Risk_Controls_Matrix.xlsx - Risk Control Matrix row 11.</w:t>
      </w:r>
    </w:p>
  </w:comment>
  <w:comment w:id="15" w:author="TRACE Document Uplift" w:date="2026-05-07T15:35:01+00:00">
    <w:p>
      <w:r>
        <w:t>Add SOP coverage for C-09. Target: Responsibility update; Why this was suggested: Reflect the accountable role in the responsibilities area. Source document(s): WM_Client_Onboarding_KYC_SOP_v3.1.docx; WM_Risk_Controls_Matrix.xlsx - Risk Control Matrix row 11.</w:t>
      </w:r>
    </w:p>
  </w:comment>
  <w:comment w:id="16" w:author="TRACE Document Uplift" w:date="2026-05-07T15:35:01+00:00">
    <w:p>
      <w:r>
        <w:t>Add SOP coverage for C-10. Target: Procedure update; Why this was suggested: Add the missing activity to the process narrative. Source document(s): WM_Client_Onboarding_KYC_SOP_v3.1.docx; WM_Risk_Controls_Matrix.xlsx - Risk Control Matrix row 12.</w:t>
      </w:r>
    </w:p>
  </w:comment>
  <w:comment w:id="17" w:author="TRACE Document Uplift" w:date="2026-05-07T15:35:01+00:00">
    <w:p>
      <w:r>
        <w:t>Add SOP coverage for C-10. Target: Responsibility update; Why this was suggested: Reflect the accountable role in the responsibilities area. Source document(s): WM_Client_Onboarding_KYC_SOP_v3.1.docx; WM_Risk_Controls_Matrix.xlsx - Risk Control Matrix row 12.</w:t>
      </w:r>
    </w:p>
  </w:comment>
  <w:comment w:id="18" w:author="TRACE Document Uplift" w:date="2026-05-07T15:35:01+00:00">
    <w:p>
      <w:r>
        <w:t>Add SOP coverage for C-11. Target: Procedure update; Why this was suggested: Add the missing activity to the process narrative. Source document(s): WM_Client_Onboarding_KYC_SOP_v3.1.docx; WM_Risk_Controls_Matrix.xlsx - Risk Control Matrix row 13.</w:t>
      </w:r>
    </w:p>
  </w:comment>
  <w:comment w:id="19" w:author="TRACE Document Uplift" w:date="2026-05-07T15:35:01+00:00">
    <w:p>
      <w:r>
        <w:t>Add SOP coverage for C-11. Target: Responsibility update; Why this was suggested: Reflect the accountable role in the responsibilities area. Source document(s): WM_Client_Onboarding_KYC_SOP_v3.1.docx; WM_Risk_Controls_Matrix.xlsx - Risk Control Matrix row 13.</w:t>
      </w:r>
    </w:p>
  </w:comment>
  <w:comment w:id="20" w:author="TRACE Document Uplift" w:date="2026-05-07T15:35:01+00:00">
    <w:p>
      <w:r>
        <w:t>Add SOP coverage for C-12. Target: Procedure update; Why this was suggested: Add the missing activity to the process narrative. Source document(s): WM_Client_Onboarding_KYC_SOP_v3.1.docx; WM_Risk_Controls_Matrix.xlsx - Risk Control Matrix row 14.</w:t>
      </w:r>
    </w:p>
  </w:comment>
  <w:comment w:id="21" w:author="TRACE Document Uplift" w:date="2026-05-07T15:35:01+00:00">
    <w:p>
      <w:r>
        <w:t>Add SOP coverage for C-12. Target: Responsibility update; Why this was suggested: Reflect the accountable role in the responsibilities area.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