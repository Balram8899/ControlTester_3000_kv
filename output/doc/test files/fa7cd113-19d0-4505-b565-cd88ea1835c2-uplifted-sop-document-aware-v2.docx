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003366"/>
          <w:sz w:val="40"/>
          <w:szCs w:val="40"/>
        </w:rPr>
        <w:t xml:space="preserve">WEALTH CLIENT ONBOARDING</w:t>
      </w:r>
    </w:p>
    <w:p>
      <w:pPr>
        <w:spacing w:after="60" w:before="0"/>
      </w:pPr>
      <w:r>
        <w:rPr>
          <w:rFonts w:ascii="Arial" w:cs="Arial" w:eastAsia="Arial" w:hAnsi="Arial"/>
          <w:color w:val="444444"/>
          <w:sz w:val="26"/>
          <w:szCs w:val="26"/>
        </w:rPr>
        <w:t xml:space="preserve">Know Your Client (KYC) and Account Opening</w:t>
      </w:r>
    </w:p>
    <w:p>
      <w:pPr>
        <w:spacing w:after="60" w:before="0"/>
      </w:pPr>
      <w:r>
        <w:rPr>
          <w:rFonts w:ascii="Arial" w:cs="Arial" w:eastAsia="Arial" w:hAnsi="Arial"/>
          <w:color w:val="666666"/>
          <w:sz w:val="22"/>
          <w:szCs w:val="22"/>
        </w:rPr>
        <w:t xml:space="preserve">Standard Operating Procedure</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tcBorders>
              <w:top w:val="single" w:color="C8C8C8" w:sz="4"/>
              <w:left w:val="single" w:color="C8C8C8" w:sz="4"/>
              <w:bottom w:val="single" w:color="C8C8C8" w:sz="4"/>
              <w:right w:val="single" w:color="C8C8C8" w:sz="4"/>
            </w:tcBorders>
            <w:shd w:fill="EBEBEB" w:val="clear"/>
            <w:tcMar>
              <w:top w:type="dxa" w:w="80"/>
              <w:left w:type="dxa" w:w="120"/>
              <w:bottom w:type="dxa" w:w="80"/>
              <w:right w:type="dxa" w:w="120"/>
            </w:tcMar>
          </w:tcPr>
          <w:p>
            <w:r>
              <w:rPr>
                <w:rFonts w:ascii="Arial" w:cs="Arial" w:eastAsia="Arial" w:hAnsi="Arial"/>
                <w:b/>
                <w:bCs/>
                <w:sz w:val="20"/>
                <w:szCs w:val="20"/>
              </w:rPr>
              <w:t xml:space="preserve">Document ID:</w:t>
            </w:r>
          </w:p>
        </w:tc>
        <w:tc>
          <w:tcPr>
            <w:tcW w:type="dxa" w:w="64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tcPr>
          <w:p>
            <w:r>
              <w:rPr>
                <w:rFonts w:ascii="Arial" w:cs="Arial" w:eastAsia="Arial" w:hAnsi="Arial"/>
                <w:sz w:val="20"/>
                <w:szCs w:val="20"/>
              </w:rPr>
              <w:t xml:space="preserve">SOP-WM-KYC-ONBOARD-003</w:t>
            </w:r>
          </w:p>
        </w:tc>
      </w:tr>
      <w:tr>
        <w:tc>
          <w:tcPr>
            <w:tcW w:type="dxa" w:w="2900"/>
            <w:tcBorders>
              <w:top w:val="single" w:color="C8C8C8" w:sz="4"/>
              <w:left w:val="single" w:color="C8C8C8" w:sz="4"/>
              <w:bottom w:val="single" w:color="C8C8C8" w:sz="4"/>
              <w:right w:val="single" w:color="C8C8C8" w:sz="4"/>
            </w:tcBorders>
            <w:shd w:fill="EBEBEB"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64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tcPr>
          <w:p>
            <w:r>
              <w:rPr>
                <w:rFonts w:ascii="Arial" w:cs="Arial" w:eastAsia="Arial" w:hAnsi="Arial"/>
                <w:sz w:val="20"/>
                <w:szCs w:val="20"/>
              </w:rPr>
              <w:t xml:space="preserve">3.1</w:t>
            </w:r>
          </w:p>
        </w:tc>
      </w:tr>
      <w:tr>
        <w:tc>
          <w:tcPr>
            <w:tcW w:type="dxa" w:w="2900"/>
            <w:tcBorders>
              <w:top w:val="single" w:color="C8C8C8" w:sz="4"/>
              <w:left w:val="single" w:color="C8C8C8" w:sz="4"/>
              <w:bottom w:val="single" w:color="C8C8C8" w:sz="4"/>
              <w:right w:val="single" w:color="C8C8C8" w:sz="4"/>
            </w:tcBorders>
            <w:shd w:fill="EBEBEB" w:val="clear"/>
            <w:tcMar>
              <w:top w:type="dxa" w:w="80"/>
              <w:left w:type="dxa" w:w="120"/>
              <w:bottom w:type="dxa" w:w="80"/>
              <w:right w:type="dxa" w:w="120"/>
            </w:tcMar>
          </w:tcPr>
          <w:p>
            <w:r>
              <w:rPr>
                <w:rFonts w:ascii="Arial" w:cs="Arial" w:eastAsia="Arial" w:hAnsi="Arial"/>
                <w:b/>
                <w:bCs/>
                <w:sz w:val="20"/>
                <w:szCs w:val="20"/>
              </w:rPr>
              <w:t xml:space="preserve">Effective Date:</w:t>
            </w:r>
          </w:p>
        </w:tc>
        <w:tc>
          <w:tcPr>
            <w:tcW w:type="dxa" w:w="64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tcPr>
          <w:p>
            <w:r>
              <w:rPr>
                <w:rFonts w:ascii="Arial" w:cs="Arial" w:eastAsia="Arial" w:hAnsi="Arial"/>
                <w:sz w:val="20"/>
                <w:szCs w:val="20"/>
              </w:rPr>
              <w:t xml:space="preserve">01 February 2025</w:t>
            </w:r>
          </w:p>
        </w:tc>
      </w:tr>
      <w:tr>
        <w:tc>
          <w:tcPr>
            <w:tcW w:type="dxa" w:w="2900"/>
            <w:tcBorders>
              <w:top w:val="single" w:color="C8C8C8" w:sz="4"/>
              <w:left w:val="single" w:color="C8C8C8" w:sz="4"/>
              <w:bottom w:val="single" w:color="C8C8C8" w:sz="4"/>
              <w:right w:val="single" w:color="C8C8C8" w:sz="4"/>
            </w:tcBorders>
            <w:shd w:fill="EBEBEB" w:val="clear"/>
            <w:tcMar>
              <w:top w:type="dxa" w:w="80"/>
              <w:left w:type="dxa" w:w="120"/>
              <w:bottom w:type="dxa" w:w="80"/>
              <w:right w:type="dxa" w:w="120"/>
            </w:tcMar>
          </w:tcPr>
          <w:p>
            <w:r>
              <w:rPr>
                <w:rFonts w:ascii="Arial" w:cs="Arial" w:eastAsia="Arial" w:hAnsi="Arial"/>
                <w:b/>
                <w:bCs/>
                <w:sz w:val="20"/>
                <w:szCs w:val="20"/>
              </w:rPr>
              <w:t xml:space="preserve">Process Owner:</w:t>
            </w:r>
          </w:p>
        </w:tc>
        <w:tc>
          <w:tcPr>
            <w:tcW w:type="dxa" w:w="64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tcPr>
          <w:p>
            <w:r>
              <w:rPr>
                <w:rFonts w:ascii="Arial" w:cs="Arial" w:eastAsia="Arial" w:hAnsi="Arial"/>
                <w:sz w:val="20"/>
                <w:szCs w:val="20"/>
              </w:rPr>
              <w:t xml:space="preserve">Chief Compliance Officer, Wealth Management</w:t>
            </w:r>
          </w:p>
        </w:tc>
      </w:tr>
      <w:tr>
        <w:tc>
          <w:tcPr>
            <w:tcW w:type="dxa" w:w="2900"/>
            <w:tcBorders>
              <w:top w:val="single" w:color="C8C8C8" w:sz="4"/>
              <w:left w:val="single" w:color="C8C8C8" w:sz="4"/>
              <w:bottom w:val="single" w:color="C8C8C8" w:sz="4"/>
              <w:right w:val="single" w:color="C8C8C8" w:sz="4"/>
            </w:tcBorders>
            <w:shd w:fill="EBEBEB" w:val="clear"/>
            <w:tcMar>
              <w:top w:type="dxa" w:w="80"/>
              <w:left w:type="dxa" w:w="120"/>
              <w:bottom w:type="dxa" w:w="80"/>
              <w:right w:type="dxa" w:w="120"/>
            </w:tcMar>
          </w:tcPr>
          <w:p>
            <w:r>
              <w:rPr>
                <w:rFonts w:ascii="Arial" w:cs="Arial" w:eastAsia="Arial" w:hAnsi="Arial"/>
                <w:b/>
                <w:bCs/>
                <w:sz w:val="20"/>
                <w:szCs w:val="20"/>
              </w:rPr>
              <w:t xml:space="preserve">Business Line:</w:t>
            </w:r>
          </w:p>
        </w:tc>
        <w:tc>
          <w:tcPr>
            <w:tcW w:type="dxa" w:w="64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tcPr>
          <w:p>
            <w:r>
              <w:rPr>
                <w:rFonts w:ascii="Arial" w:cs="Arial" w:eastAsia="Arial" w:hAnsi="Arial"/>
                <w:sz w:val="20"/>
                <w:szCs w:val="20"/>
              </w:rPr>
              <w:t xml:space="preserve">Wealth Management &amp; Private Banking</w:t>
            </w:r>
          </w:p>
        </w:tc>
      </w:tr>
      <w:tr>
        <w:tc>
          <w:tcPr>
            <w:tcW w:type="dxa" w:w="2900"/>
            <w:tcBorders>
              <w:top w:val="single" w:color="C8C8C8" w:sz="4"/>
              <w:left w:val="single" w:color="C8C8C8" w:sz="4"/>
              <w:bottom w:val="single" w:color="C8C8C8" w:sz="4"/>
              <w:right w:val="single" w:color="C8C8C8" w:sz="4"/>
            </w:tcBorders>
            <w:shd w:fill="EBEBEB" w:val="clear"/>
            <w:tcMar>
              <w:top w:type="dxa" w:w="80"/>
              <w:left w:type="dxa" w:w="120"/>
              <w:bottom w:type="dxa" w:w="80"/>
              <w:right w:type="dxa" w:w="120"/>
            </w:tcMar>
          </w:tcPr>
          <w:p>
            <w:r>
              <w:rPr>
                <w:rFonts w:ascii="Arial" w:cs="Arial" w:eastAsia="Arial" w:hAnsi="Arial"/>
                <w:b/>
                <w:bCs/>
                <w:sz w:val="20"/>
                <w:szCs w:val="20"/>
              </w:rPr>
              <w:t xml:space="preserve">Regulatory Framework:</w:t>
            </w:r>
          </w:p>
        </w:tc>
        <w:tc>
          <w:tcPr>
            <w:tcW w:type="dxa" w:w="64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tcPr>
          <w:p>
            <w:r>
              <w:rPr>
                <w:rFonts w:ascii="Arial" w:cs="Arial" w:eastAsia="Arial" w:hAnsi="Arial"/>
                <w:sz w:val="20"/>
                <w:szCs w:val="20"/>
              </w:rPr>
              <w:t xml:space="preserve">PCMLTFA, FINTRAC Guidelines, CIRO Rules 3200 / 3400, NI 31-103</w:t>
            </w:r>
          </w:p>
        </w:tc>
      </w:tr>
      <w:tr>
        <w:tc>
          <w:tcPr>
            <w:tcW w:type="dxa" w:w="2900"/>
            <w:tcBorders>
              <w:top w:val="single" w:color="C8C8C8" w:sz="4"/>
              <w:left w:val="single" w:color="C8C8C8" w:sz="4"/>
              <w:bottom w:val="single" w:color="C8C8C8" w:sz="4"/>
              <w:right w:val="single" w:color="C8C8C8" w:sz="4"/>
            </w:tcBorders>
            <w:shd w:fill="EBEBEB" w:val="clear"/>
            <w:tcMar>
              <w:top w:type="dxa" w:w="80"/>
              <w:left w:type="dxa" w:w="120"/>
              <w:bottom w:type="dxa" w:w="80"/>
              <w:right w:type="dxa" w:w="120"/>
            </w:tcMar>
          </w:tcPr>
          <w:p>
            <w:r>
              <w:rPr>
                <w:rFonts w:ascii="Arial" w:cs="Arial" w:eastAsia="Arial" w:hAnsi="Arial"/>
                <w:b/>
                <w:bCs/>
                <w:sz w:val="20"/>
                <w:szCs w:val="20"/>
              </w:rPr>
              <w:t xml:space="preserve">Review Cycle:</w:t>
            </w:r>
          </w:p>
        </w:tc>
        <w:tc>
          <w:tcPr>
            <w:tcW w:type="dxa" w:w="64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tcPr>
          <w:p>
            <w:r>
              <w:rPr>
                <w:rFonts w:ascii="Arial" w:cs="Arial" w:eastAsia="Arial" w:hAnsi="Arial"/>
                <w:sz w:val="20"/>
                <w:szCs w:val="20"/>
              </w:rPr>
              <w:t xml:space="preserve">Annual (or upon regulatory change)</w:t>
            </w:r>
          </w:p>
        </w:tc>
      </w:tr>
      <w:tr>
        <w:tc>
          <w:tcPr>
            <w:tcW w:type="dxa" w:w="2900"/>
            <w:tcBorders>
              <w:top w:val="single" w:color="C8C8C8" w:sz="4"/>
              <w:left w:val="single" w:color="C8C8C8" w:sz="4"/>
              <w:bottom w:val="single" w:color="C8C8C8" w:sz="4"/>
              <w:right w:val="single" w:color="C8C8C8" w:sz="4"/>
            </w:tcBorders>
            <w:shd w:fill="EBEBEB" w:val="clear"/>
            <w:tcMar>
              <w:top w:type="dxa" w:w="80"/>
              <w:left w:type="dxa" w:w="120"/>
              <w:bottom w:type="dxa" w:w="80"/>
              <w:right w:type="dxa" w:w="120"/>
            </w:tcMar>
          </w:tcPr>
          <w:p>
            <w:r>
              <w:rPr>
                <w:rFonts w:ascii="Arial" w:cs="Arial" w:eastAsia="Arial" w:hAnsi="Arial"/>
                <w:b/>
                <w:bCs/>
                <w:sz w:val="20"/>
                <w:szCs w:val="20"/>
              </w:rPr>
              <w:t xml:space="preserve">Next Review Date:</w:t>
            </w:r>
          </w:p>
        </w:tc>
        <w:tc>
          <w:tcPr>
            <w:tcW w:type="dxa" w:w="64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tcPr>
          <w:p>
            <w:r>
              <w:rPr>
                <w:rFonts w:ascii="Arial" w:cs="Arial" w:eastAsia="Arial" w:hAnsi="Arial"/>
                <w:sz w:val="20"/>
                <w:szCs w:val="20"/>
              </w:rPr>
              <w:t xml:space="preserve">01 February 2026</w:t>
            </w:r>
          </w:p>
        </w:tc>
      </w:tr>
      <w:tr>
        <w:tc>
          <w:tcPr>
            <w:tcW w:type="dxa" w:w="2900"/>
            <w:tcBorders>
              <w:top w:val="single" w:color="C8C8C8" w:sz="4"/>
              <w:left w:val="single" w:color="C8C8C8" w:sz="4"/>
              <w:bottom w:val="single" w:color="C8C8C8" w:sz="4"/>
              <w:right w:val="single" w:color="C8C8C8" w:sz="4"/>
            </w:tcBorders>
            <w:shd w:fill="EBEBEB"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64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tcPr>
          <w:p>
            <w:r>
              <w:rPr>
                <w:rFonts w:ascii="Arial" w:cs="Arial" w:eastAsia="Arial" w:hAnsi="Arial"/>
                <w:sz w:val="20"/>
                <w:szCs w:val="20"/>
              </w:rPr>
              <w:t xml:space="preserve">Active – Current Version</w:t>
            </w:r>
          </w:p>
        </w:tc>
      </w:tr>
    </w:tbl>
    <w:p>
      <w:r>
        <w:rPr>
          <w:sz w:val="20"/>
          <w:szCs w:val="20"/>
        </w:rPr>
        <w:t xml:space="preserve"/>
      </w:r>
    </w:p>
    <w:p>
      <w:pPr>
        <w:pBdr>
          <w:left w:val="single" w:color="FFC000" w:sz="16" w:space="8"/>
        </w:pBdr>
        <w:shd w:fill="FFF4CC" w:val="clear"/>
        <w:spacing w:after="80" w:before="80"/>
      </w:pPr>
      <w:r>
        <w:rPr>
          <w:rFonts w:ascii="Arial" w:cs="Arial" w:eastAsia="Arial" w:hAnsi="Arial"/>
          <w:color w:val="7A5000"/>
          <w:sz w:val="20"/>
          <w:szCs w:val="20"/>
        </w:rPr>
        <w:t xml:space="preserve">REGULATORY NOTICE: This SOP incorporates requirements under the Proceeds of Crime (Money Laundering) and Terrorist Financing Act (PCMLTFA), FINTRAC Regulations, and CIRO Rules 3200 and 3400. Non-compliance may result in regulatory sanctions, fines, and reputational harm. All personnel must complete mandatory AML training before performing tasks in this SOP.</w:t>
      </w:r>
    </w:p>
    <w:p>
      <w:r>
        <w:rPr>
          <w:sz w:val="20"/>
          <w:szCs w:val="20"/>
        </w:rPr>
        <w:t xml:space="preserve"/>
      </w:r>
    </w:p>
    <w:p>
      <w:pPr>
        <w:pStyle w:val="Heading1"/>
        <w:pBdr>
          <w:bottom w:val="single" w:color="003366" w:sz="6" w:space="4"/>
        </w:pBdr>
        <w:spacing w:after="120" w:before="360"/>
      </w:pPr>
      <w:r>
        <w:rPr>
          <w:rFonts w:ascii="Arial" w:cs="Arial" w:eastAsia="Arial" w:hAnsi="Arial"/>
          <w:b/>
          <w:bCs/>
          <w:color w:val="003366"/>
          <w:sz w:val="28"/>
          <w:szCs w:val="28"/>
        </w:rPr>
        <w:t xml:space="preserve">1.  Purpose</w:t>
      </w:r>
    </w:p>
    <w:p>
      <w:pPr>
        <w:spacing w:after="60" w:before="60"/>
      </w:pPr>
      <w:r>
        <w:rPr>
          <w:rFonts w:ascii="Arial" w:cs="Arial" w:eastAsia="Arial" w:hAnsi="Arial"/>
          <w:sz w:val="20"/>
          <w:szCs w:val="20"/>
        </w:rPr>
        <w:t xml:space="preserve">This Standard Operating Procedure (SOP) establishes the end-to-end process for onboarding new wealth management and private banking clients, including client identification and verification, Know Your Client (KYC) assessment, Anti-Money Laundering (AML) and Anti-Terrorist Financing (ATF) screening, suitability assessment, account opening, and Investment Policy Statement (IPS) or mandate setup for discretionary accounts.</w:t>
      </w:r>
    </w:p>
    <w:p>
      <w:r>
        <w:rPr>
          <w:sz w:val="20"/>
          <w:szCs w:val="20"/>
        </w:rPr>
        <w:t xml:space="preserve"/>
      </w:r>
    </w:p>
    <w:p>
      <w:pPr>
        <w:spacing w:after="60" w:before="60"/>
      </w:pPr>
      <w:r>
        <w:rPr>
          <w:rFonts w:ascii="Arial" w:cs="Arial" w:eastAsia="Arial" w:hAnsi="Arial"/>
          <w:sz w:val="20"/>
          <w:szCs w:val="20"/>
        </w:rPr>
        <w:t xml:space="preserve">The SOP ensures that client onboarding is performed in a controlled, compliant, and risk-sensitive manner consistent with applicable Canadian federal and provincial regulatory requirements, CIRO Rules, and internal policy.</w:t>
      </w:r>
    </w:p>
    <w:p>
      <w:r>
        <w:rPr>
          <w:sz w:val="20"/>
          <w:szCs w:val="20"/>
        </w:rPr>
        <w:t xml:space="preserve"/>
      </w:r>
    </w:p>
    <w:p>
      <w:pPr>
        <w:pStyle w:val="Heading1"/>
        <w:pBdr>
          <w:bottom w:val="single" w:color="003366" w:sz="6" w:space="4"/>
        </w:pBdr>
        <w:spacing w:after="120" w:before="360"/>
      </w:pPr>
      <w:r>
        <w:rPr>
          <w:rFonts w:ascii="Arial" w:cs="Arial" w:eastAsia="Arial" w:hAnsi="Arial"/>
          <w:b/>
          <w:bCs/>
          <w:color w:val="003366"/>
          <w:sz w:val="28"/>
          <w:szCs w:val="28"/>
        </w:rPr>
        <w:t xml:space="preserve">2.  Scope</w:t>
      </w:r>
    </w:p>
    <w:p>
      <w:pPr>
        <w:spacing w:after="60" w:before="60"/>
      </w:pPr>
      <w:r>
        <w:rPr>
          <w:rFonts w:ascii="Arial" w:cs="Arial" w:eastAsia="Arial" w:hAnsi="Arial"/>
          <w:sz w:val="20"/>
          <w:szCs w:val="20"/>
        </w:rPr>
        <w:t xml:space="preserve">This SOP applies to all new client relationships established within the Wealth Management and Private Banking business lines, including:</w:t>
      </w:r>
    </w:p>
    <w:p>
      <w:pPr>
        <w:pStyle w:val="ListParagraph"/>
        <w:numPr>
          <w:ilvl w:val="0"/>
          <w:numId w:val="2"/>
        </w:numPr>
        <w:spacing w:after="40" w:before="40"/>
      </w:pPr>
      <w:r>
        <w:rPr>
          <w:rFonts w:ascii="Arial" w:cs="Arial" w:eastAsia="Arial" w:hAnsi="Arial"/>
          <w:sz w:val="20"/>
          <w:szCs w:val="20"/>
        </w:rPr>
        <w:t xml:space="preserve">Individual clients (retail wealth, high-net-worth, and ultra-high-net-worth)</w:t>
      </w:r>
    </w:p>
    <w:p>
      <w:pPr>
        <w:pStyle w:val="ListParagraph"/>
        <w:numPr>
          <w:ilvl w:val="0"/>
          <w:numId w:val="2"/>
        </w:numPr>
        <w:spacing w:after="40" w:before="40"/>
      </w:pPr>
      <w:r>
        <w:rPr>
          <w:rFonts w:ascii="Arial" w:cs="Arial" w:eastAsia="Arial" w:hAnsi="Arial"/>
          <w:sz w:val="20"/>
          <w:szCs w:val="20"/>
        </w:rPr>
        <w:t xml:space="preserve">Corporate clients, investment holding companies, and private corporations</w:t>
      </w:r>
    </w:p>
    <w:p>
      <w:pPr>
        <w:pStyle w:val="ListParagraph"/>
        <w:numPr>
          <w:ilvl w:val="0"/>
          <w:numId w:val="2"/>
        </w:numPr>
        <w:spacing w:after="40" w:before="40"/>
      </w:pPr>
      <w:r>
        <w:rPr>
          <w:rFonts w:ascii="Arial" w:cs="Arial" w:eastAsia="Arial" w:hAnsi="Arial"/>
          <w:sz w:val="20"/>
          <w:szCs w:val="20"/>
        </w:rPr>
        <w:t xml:space="preserve">Trusts (family trusts, testamentary trusts, bare trusts, and nominee arrangements)</w:t>
      </w:r>
    </w:p>
    <w:p>
      <w:pPr>
        <w:pStyle w:val="ListParagraph"/>
        <w:numPr>
          <w:ilvl w:val="0"/>
          <w:numId w:val="2"/>
        </w:numPr>
        <w:spacing w:after="40" w:before="40"/>
      </w:pPr>
      <w:r>
        <w:rPr>
          <w:rFonts w:ascii="Arial" w:cs="Arial" w:eastAsia="Arial" w:hAnsi="Arial"/>
          <w:sz w:val="20"/>
          <w:szCs w:val="20"/>
        </w:rPr>
        <w:t xml:space="preserve">Registered accounts (RRSP, TFSA, RESP, RRIF, LIRA, RDSP)</w:t>
      </w:r>
    </w:p>
    <w:p>
      <w:pPr>
        <w:pStyle w:val="ListParagraph"/>
        <w:numPr>
          <w:ilvl w:val="0"/>
          <w:numId w:val="2"/>
        </w:numPr>
        <w:spacing w:after="40" w:before="40"/>
      </w:pPr>
      <w:r>
        <w:rPr>
          <w:rFonts w:ascii="Arial" w:cs="Arial" w:eastAsia="Arial" w:hAnsi="Arial"/>
          <w:sz w:val="20"/>
          <w:szCs w:val="20"/>
        </w:rPr>
        <w:t xml:space="preserve">Non-personal accounts including estates and foundations</w:t>
      </w:r>
    </w:p>
    <w:p>
      <w:r>
        <w:rPr>
          <w:sz w:val="20"/>
          <w:szCs w:val="20"/>
        </w:rPr>
        <w:t xml:space="preserve"/>
      </w:r>
    </w:p>
    <w:p>
      <w:pPr>
        <w:spacing w:after="60" w:before="60"/>
      </w:pPr>
      <w:r>
        <w:rPr>
          <w:rFonts w:ascii="Arial" w:cs="Arial" w:eastAsia="Arial" w:hAnsi="Arial"/>
          <w:b/>
          <w:bCs/>
          <w:sz w:val="20"/>
          <w:szCs w:val="20"/>
        </w:rPr>
        <w:t xml:space="preserve">Exclusions:</w:t>
      </w:r>
    </w:p>
    <w:p>
      <w:pPr>
        <w:pStyle w:val="ListParagraph"/>
        <w:numPr>
          <w:ilvl w:val="0"/>
          <w:numId w:val="2"/>
        </w:numPr>
        <w:spacing w:after="40" w:before="40"/>
      </w:pPr>
      <w:r>
        <w:rPr>
          <w:rFonts w:ascii="Arial" w:cs="Arial" w:eastAsia="Arial" w:hAnsi="Arial"/>
          <w:sz w:val="20"/>
          <w:szCs w:val="20"/>
        </w:rPr>
        <w:t xml:space="preserve">Existing clients undergoing account type additions or product changes — governed by SOP-WM-ACCT-AMEND-002</w:t>
      </w:r>
    </w:p>
    <w:p>
      <w:pPr>
        <w:pStyle w:val="ListParagraph"/>
        <w:numPr>
          <w:ilvl w:val="0"/>
          <w:numId w:val="2"/>
        </w:numPr>
        <w:spacing w:after="40" w:before="40"/>
      </w:pPr>
      <w:r>
        <w:rPr>
          <w:rFonts w:ascii="Arial" w:cs="Arial" w:eastAsia="Arial" w:hAnsi="Arial"/>
          <w:sz w:val="20"/>
          <w:szCs w:val="20"/>
        </w:rPr>
        <w:t xml:space="preserve">Institutional clients — governed by SOP-WM-INSTIT-ONBOARD-004</w:t>
      </w:r>
    </w:p>
    <w:p>
      <w:pPr>
        <w:pStyle w:val="ListParagraph"/>
        <w:numPr>
          <w:ilvl w:val="0"/>
          <w:numId w:val="2"/>
        </w:numPr>
        <w:spacing w:after="40" w:before="40"/>
      </w:pPr>
      <w:r>
        <w:rPr>
          <w:rFonts w:ascii="Arial" w:cs="Arial" w:eastAsia="Arial" w:hAnsi="Arial"/>
          <w:sz w:val="20"/>
          <w:szCs w:val="20"/>
        </w:rPr>
        <w:t xml:space="preserve">Deceased estate administration — refer to SOP-WM-ESTATE-001</w:t>
      </w:r>
    </w:p>
    <w:p>
      <w:r>
        <w:rPr>
          <w:sz w:val="20"/>
          <w:szCs w:val="20"/>
        </w:rPr>
        <w:t xml:space="preserve"/>
      </w:r>
    </w:p>
    <w:p>
      <w:pPr>
        <w:pStyle w:val="Heading1"/>
        <w:pBdr>
          <w:bottom w:val="single" w:color="003366" w:sz="6" w:space="4"/>
        </w:pBdr>
        <w:spacing w:after="120" w:before="360"/>
      </w:pPr>
      <w:r>
        <w:rPr>
          <w:rFonts w:ascii="Arial" w:cs="Arial" w:eastAsia="Arial" w:hAnsi="Arial"/>
          <w:b/>
          <w:bCs/>
          <w:color w:val="003366"/>
          <w:sz w:val="28"/>
          <w:szCs w:val="28"/>
        </w:rPr>
        <w:t xml:space="preserve">3.  Regulatory and Policy Context</w:t>
      </w:r>
    </w:p>
    <w:p>
      <w:pPr>
        <w:spacing w:after="60" w:before="60"/>
      </w:pPr>
      <w:r>
        <w:rPr>
          <w:rFonts w:ascii="Arial" w:cs="Arial" w:eastAsia="Arial" w:hAnsi="Arial"/>
          <w:sz w:val="20"/>
          <w:szCs w:val="20"/>
        </w:rPr>
        <w:t xml:space="preserve">This SOP is subject to the following primary regulatory requirements:</w:t>
      </w:r>
    </w:p>
    <w:p>
      <w:r>
        <w:rPr>
          <w:sz w:val="20"/>
          <w:szCs w:val="20"/>
        </w:rPr>
        <w:t xml:space="preserve"/>
      </w:r>
    </w:p>
    <w:p>
      <w:pPr>
        <w:pStyle w:val="ListParagraph"/>
        <w:numPr>
          <w:ilvl w:val="0"/>
          <w:numId w:val="2"/>
        </w:numPr>
        <w:spacing w:after="40" w:before="40"/>
      </w:pPr>
      <w:r>
        <w:rPr>
          <w:rFonts w:ascii="Arial" w:cs="Arial" w:eastAsia="Arial" w:hAnsi="Arial"/>
          <w:sz w:val="20"/>
          <w:szCs w:val="20"/>
        </w:rPr>
        <w:t xml:space="preserve">PCMLTFA and PCMLTFR: Mandate client identification, record keeping, and reporting of suspicious and prescribed transactions to FINTRAC. Records must be retained for a minimum of 7 years.</w:t>
      </w:r>
    </w:p>
    <w:p>
      <w:pPr>
        <w:pStyle w:val="ListParagraph"/>
        <w:numPr>
          <w:ilvl w:val="0"/>
          <w:numId w:val="2"/>
        </w:numPr>
        <w:spacing w:after="40" w:before="40"/>
      </w:pPr>
      <w:r>
        <w:rPr>
          <w:rFonts w:ascii="Arial" w:cs="Arial" w:eastAsia="Arial" w:hAnsi="Arial"/>
          <w:sz w:val="20"/>
          <w:szCs w:val="20"/>
        </w:rPr>
        <w:t xml:space="preserve">FINTRAC Guidelines: Specify approved client identification methods (in-person government-issued ID; dual-process identification; credit file method) and verification standards for individuals, corporations, and trusts.</w:t>
      </w:r>
    </w:p>
    <w:p>
      <w:pPr>
        <w:pStyle w:val="ListParagraph"/>
        <w:numPr>
          <w:ilvl w:val="0"/>
          <w:numId w:val="2"/>
        </w:numPr>
        <w:spacing w:after="40" w:before="40"/>
      </w:pPr>
      <w:r>
        <w:rPr>
          <w:rFonts w:ascii="Arial" w:cs="Arial" w:eastAsia="Arial" w:hAnsi="Arial"/>
          <w:sz w:val="20"/>
          <w:szCs w:val="20"/>
        </w:rPr>
        <w:t xml:space="preserve">CIRO Rule 3200 (Know Your Client): Requires collection of client name, address, date of birth, employment, investment knowledge, risk tolerance, investment objectives, time horizon, and net worth. KYC must be updated upon material change and at regular intervals.</w:t>
      </w:r>
    </w:p>
    <w:p>
      <w:pPr>
        <w:pStyle w:val="ListParagraph"/>
        <w:numPr>
          <w:ilvl w:val="0"/>
          <w:numId w:val="2"/>
        </w:numPr>
        <w:spacing w:after="40" w:before="40"/>
      </w:pPr>
      <w:r>
        <w:rPr>
          <w:rFonts w:ascii="Arial" w:cs="Arial" w:eastAsia="Arial" w:hAnsi="Arial"/>
          <w:sz w:val="20"/>
          <w:szCs w:val="20"/>
        </w:rPr>
        <w:t xml:space="preserve">CIRO Rule 3400 (Supervision): Requires supervisory review and approval of new account openings by a designated Branch or Regional Manager. Review must occur before or promptly after account activation.</w:t>
      </w:r>
    </w:p>
    <w:p>
      <w:pPr>
        <w:pStyle w:val="ListParagraph"/>
        <w:numPr>
          <w:ilvl w:val="0"/>
          <w:numId w:val="2"/>
        </w:numPr>
        <w:spacing w:after="40" w:before="40"/>
      </w:pPr>
      <w:r>
        <w:rPr>
          <w:rFonts w:ascii="Arial" w:cs="Arial" w:eastAsia="Arial" w:hAnsi="Arial"/>
          <w:sz w:val="20"/>
          <w:szCs w:val="20"/>
        </w:rPr>
        <w:t xml:space="preserve">NI 31-103 (Registrant Obligations): Requires suitability assessment at account opening, upon receiving instructions, and upon material change in client circumstances. Dealers must act in the client's best interest.</w:t>
      </w:r>
    </w:p>
    <w:p>
      <w:r>
        <w:rPr>
          <w:sz w:val="20"/>
          <w:szCs w:val="20"/>
        </w:rPr>
        <w:t xml:space="preserve"/>
      </w:r>
    </w:p>
    <w:p>
      <w:pPr>
        <w:pBdr>
          <w:left w:val="single" w:color="C00000" w:sz="16" w:space="8"/>
        </w:pBdr>
        <w:shd w:fill="FFE6E6" w:val="clear"/>
        <w:spacing w:after="80" w:before="80"/>
      </w:pPr>
      <w:r>
        <w:rPr>
          <w:rFonts w:ascii="Arial" w:cs="Arial" w:eastAsia="Arial" w:hAnsi="Arial"/>
          <w:color w:val="C00000"/>
          <w:sz w:val="20"/>
          <w:szCs w:val="20"/>
        </w:rPr>
        <w:t xml:space="preserve">FINTRAC RECORD KEEPING: All client identification records, account records, and transaction records must be retained for a minimum of 7 years from the date of record creation. Failure to retain records is a PCMLTFA offence subject to regulatory penalty.</w:t>
      </w:r>
    </w:p>
    <w:p>
      <w:r>
        <w:rPr>
          <w:sz w:val="20"/>
          <w:szCs w:val="20"/>
        </w:rPr>
        <w:t xml:space="preserve"/>
      </w:r>
    </w:p>
    <w:p>
      <w:pPr>
        <w:pStyle w:val="Heading1"/>
        <w:pBdr>
          <w:bottom w:val="single" w:color="003366" w:sz="6" w:space="4"/>
        </w:pBdr>
        <w:spacing w:after="120" w:before="360"/>
      </w:pPr>
      <w:r>
        <w:rPr>
          <w:rFonts w:ascii="Arial" w:cs="Arial" w:eastAsia="Arial" w:hAnsi="Arial"/>
          <w:b/>
          <w:bCs/>
          <w:color w:val="003366"/>
          <w:sz w:val="28"/>
          <w:szCs w:val="28"/>
        </w:rPr>
        <w:t xml:space="preserve">4.  Roles and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03366" w:sz="8"/>
              <w:left w:val="single" w:color="003366" w:sz="8"/>
              <w:bottom w:val="single" w:color="003366" w:sz="8"/>
              <w:right w:val="single" w:color="003366" w:sz="8"/>
            </w:tcBorders>
            <w:shd w:fill="003366" w:val="clear"/>
            <w:tcMar>
              <w:top w:type="dxa" w:w="80"/>
              <w:left w:type="dxa" w:w="120"/>
              <w:bottom w:type="dxa" w:w="80"/>
              <w:right w:type="dxa" w:w="120"/>
            </w:tcMar>
          </w:tcPr>
          <w:p>
            <w:r>
              <w:rPr>
                <w:rFonts w:ascii="Arial" w:cs="Arial" w:eastAsia="Arial" w:hAnsi="Arial"/>
                <w:b/>
                <w:bCs/>
                <w:color w:val="FFFFFF"/>
                <w:sz w:val="19"/>
                <w:szCs w:val="19"/>
              </w:rPr>
              <w:t xml:space="preserve">Role</w:t>
            </w:r>
          </w:p>
        </w:tc>
        <w:tc>
          <w:tcPr>
            <w:tcW w:type="dxa" w:w="6960"/>
            <w:tcBorders>
              <w:top w:val="single" w:color="003366" w:sz="8"/>
              <w:left w:val="single" w:color="003366" w:sz="8"/>
              <w:bottom w:val="single" w:color="003366" w:sz="8"/>
              <w:right w:val="single" w:color="003366" w:sz="8"/>
            </w:tcBorders>
            <w:shd w:fill="003366" w:val="clear"/>
            <w:tcMar>
              <w:top w:type="dxa" w:w="80"/>
              <w:left w:type="dxa" w:w="120"/>
              <w:bottom w:type="dxa" w:w="80"/>
              <w:right w:type="dxa" w:w="120"/>
            </w:tcMar>
          </w:tcPr>
          <w:p>
            <w:r>
              <w:rPr>
                <w:rFonts w:ascii="Arial" w:cs="Arial" w:eastAsia="Arial" w:hAnsi="Arial"/>
                <w:b/>
                <w:bCs/>
                <w:color w:val="FFFFFF"/>
                <w:sz w:val="19"/>
                <w:szCs w:val="19"/>
              </w:rPr>
              <w:t xml:space="preserve">Responsibility</w:t>
            </w:r>
          </w:p>
        </w:tc>
      </w:tr>
      <w:tr>
        <w:tc>
          <w:tcPr>
            <w:tcW w:type="dxa" w:w="24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Investment Advisor / Relationship Manager (IA/RM)</w:t>
            </w:r>
          </w:p>
        </w:tc>
        <w:tc>
          <w:tcPr>
            <w:tcW w:type="dxa" w:w="69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Initiates client relationship; collects KYC documentation; completes New Account Application Form (NAAF); responsible for ongoing client suitability</w:t>
            </w:r>
          </w:p>
          <w:p>
            <w:pPr/>
            <w:commentRangeStart w:id="19"/>
            <w:ins w:id="40" w:author="TRACE Document Uplift" w:date="2026-05-07T15:50:19+00:00">
              <w:r>
                <w:t>Owns all client identification records, KYC documents, account records, transaction records, and STRs are stored in the approved document management system within 5 business days of creation. Records are retained for.</w:t>
              </w:r>
            </w:ins>
            <w:commentRangeEnd w:id="19"/>
            <w:r>
              <w:commentReference w:id="19"/>
            </w:r>
          </w:p>
          <w:p>
            <w:pPr/>
            <w:commentRangeStart w:id="15"/>
            <w:ins w:id="32" w:author="TRACE Document Uplift" w:date="2026-05-07T15:50:19+00:00">
              <w:r>
                <w:t>Owns kYC information is reviewed and updated on a frequency based on client risk rating: Low – every 3 years; Medium – annually; High – semi-annually. Refresh is also triggered by material change in client.</w:t>
              </w:r>
            </w:ins>
            <w:commentRangeEnd w:id="15"/>
            <w:r>
              <w:commentReference w:id="15"/>
            </w:r>
          </w:p>
        </w:tc>
      </w:tr>
      <w:tr>
        <w:tc>
          <w:tcPr>
            <w:tcW w:type="dxa" w:w="24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Branch Operations / New Accounts</w:t>
            </w:r>
          </w:p>
        </w:tc>
        <w:tc>
          <w:tcPr>
            <w:tcW w:type="dxa" w:w="69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Reviews NAAF for completeness; performs primary account setup in the account management system; coordinates document scanning and archival</w:t>
            </w:r>
          </w:p>
        </w:tc>
      </w:tr>
      <w:tr>
        <w:tc>
          <w:tcPr>
            <w:tcW w:type="dxa" w:w="24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Compliance – AML/ATF Officer</w:t>
            </w:r>
          </w:p>
        </w:tc>
        <w:tc>
          <w:tcPr>
            <w:tcW w:type="dxa" w:w="69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Conducts AML screening; reviews PEP/HIO determinations; approves high-risk and EDD cases; files Suspicious Transaction Reports (STRs) with FINTRAC</w:t>
            </w:r>
            <w:r>
              <w:t xml:space="preserve"> </w:t>
            </w:r>
            <w:commentRangeStart w:id="11"/>
            <w:ins w:id="24" w:author="TRACE Document Uplift" w:date="2026-05-07T15:50:19+00:00">
              <w:r>
                <w:t>Owns all High-risk clients and all identified PEPs, HIOs, and their close associates receive Enhanced Due Diligence. EDD includes: enhanced source of funds and wealth documentation, additional beneficial ownership.</w:t>
              </w:r>
            </w:ins>
            <w:commentRangeEnd w:id="11"/>
            <w:r>
              <w:commentReference w:id="11"/>
            </w:r>
            <w:commentRangeStart w:id="13"/>
            <w:ins w:id="28" w:author="TRACE Document Uplift" w:date="2026-05-07T15:50:19+00:00">
              <w:r>
                <w:t>Owns exceptions to standard onboarding requirements be submitted to Compliance for review and approval. Exceptions involving regulatory requirements (client identification, AML screening, STR obligations) may not be.</w:t>
              </w:r>
            </w:ins>
            <w:commentRangeEnd w:id="13"/>
            <w:r>
              <w:commentReference w:id="13"/>
            </w:r>
            <w:commentRangeStart w:id="17"/>
            <w:ins w:id="36" w:author="TRACE Document Uplift" w:date="2026-05-07T15:50:19+00:00">
              <w:r>
                <w:t>Owns the IA/RM escalate suspicious activity to the AML/ATF Officer immediately upon identification. The AML/ATF Officer assesses reasonable grounds and files an STR electronically with FINTRAC as soon as practicable.</w:t>
              </w:r>
            </w:ins>
            <w:commentRangeEnd w:id="17"/>
            <w:r>
              <w:commentReference w:id="17"/>
            </w:r>
            <w:commentRangeStart w:id="21"/>
            <w:ins w:id="44" w:author="TRACE Document Uplift" w:date="2026-05-07T15:50:19+00:00">
              <w:r>
                <w:t>Owns all active wealth management clients are re-screened against sanctions lists, PEP/HIO databases, and adverse media on an annual basis and upon trigger events such as adverse news alerts, FINTRAC public.</w:t>
              </w:r>
            </w:ins>
            <w:commentRangeEnd w:id="21"/>
            <w:r>
              <w:commentReference w:id="21"/>
            </w:r>
          </w:p>
        </w:tc>
      </w:tr>
      <w:tr>
        <w:tc>
          <w:tcPr>
            <w:tcW w:type="dxa" w:w="24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Compliance – Suitability Review</w:t>
            </w:r>
          </w:p>
        </w:tc>
        <w:tc>
          <w:tcPr>
            <w:tcW w:type="dxa" w:w="69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Reviews suitability assessments for new accounts and upon material change; reviews exception requests</w:t>
            </w:r>
          </w:p>
        </w:tc>
      </w:tr>
      <w:tr>
        <w:tc>
          <w:tcPr>
            <w:tcW w:type="dxa" w:w="24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Senior Portfolio Manager / Discretionary PM</w:t>
            </w:r>
          </w:p>
        </w:tc>
        <w:tc>
          <w:tcPr>
            <w:tcW w:type="dxa" w:w="69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Reviews and signs off on Investment Policy Statement (IPS) for discretionary accounts; confirms mandate alignment</w:t>
            </w:r>
          </w:p>
        </w:tc>
      </w:tr>
      <w:tr>
        <w:tc>
          <w:tcPr>
            <w:tcW w:type="dxa" w:w="24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Risk Management</w:t>
            </w:r>
          </w:p>
        </w:tc>
        <w:tc>
          <w:tcPr>
            <w:tcW w:type="dxa" w:w="69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Reviews and approves exceptions for high-risk client classifications; provides independent risk oversight</w:t>
            </w:r>
          </w:p>
        </w:tc>
      </w:tr>
      <w:tr>
        <w:tc>
          <w:tcPr>
            <w:tcW w:type="dxa" w:w="24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Branch / Regional Manager</w:t>
            </w:r>
          </w:p>
        </w:tc>
        <w:tc>
          <w:tcPr>
            <w:tcW w:type="dxa" w:w="69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Provides supervisory approval on new account openings and exception requests per CIRO Rule 3400</w:t>
            </w:r>
          </w:p>
        </w:tc>
      </w:tr>
      <w:tr>
        <w:tc>
          <w:tcPr>
            <w:tcW w:type="dxa" w:w="24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Technology / Wealth Operations</w:t>
            </w:r>
          </w:p>
        </w:tc>
        <w:tc>
          <w:tcPr>
            <w:tcW w:type="dxa" w:w="69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Manages system access, account provisioning, and data integrity in the account management platform</w:t>
            </w:r>
          </w:p>
        </w:tc>
      </w:tr>
      <w:tr>
        <w:tc>
          <w:tcPr>
            <w:tcW w:type="dxa" w:w="24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Control Testing / Internal Audit</w:t>
            </w:r>
          </w:p>
        </w:tc>
        <w:tc>
          <w:tcPr>
            <w:tcW w:type="dxa" w:w="69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Periodically samples onboarding records to test control design and operating effectiveness</w:t>
            </w:r>
          </w:p>
        </w:tc>
      </w:tr>
    </w:tbl>
    <w:p>
      <w:r>
        <w:rPr>
          <w:sz w:val="20"/>
          <w:szCs w:val="20"/>
        </w:rPr>
        <w:t xml:space="preserve"/>
      </w:r>
    </w:p>
    <w:p>
      <w:pPr>
        <w:pStyle w:val="Heading1"/>
        <w:pBdr>
          <w:bottom w:val="single" w:color="003366" w:sz="6" w:space="4"/>
        </w:pBdr>
        <w:spacing w:after="120" w:before="360"/>
      </w:pPr>
      <w:r>
        <w:rPr>
          <w:rFonts w:ascii="Arial" w:cs="Arial" w:eastAsia="Arial" w:hAnsi="Arial"/>
          <w:b/>
          <w:bCs/>
          <w:color w:val="003366"/>
          <w:sz w:val="28"/>
          <w:szCs w:val="28"/>
        </w:rPr>
        <w:t xml:space="preserve">5.  Client Onboarding Process</w:t>
      </w:r>
    </w:p>
    <w:p>
      <w:pPr>
        <w:pStyle w:val="Heading2"/>
        <w:spacing w:after="80" w:before="240"/>
      </w:pPr>
      <w:r>
        <w:rPr>
          <w:rFonts w:ascii="Arial" w:cs="Arial" w:eastAsia="Arial" w:hAnsi="Arial"/>
          <w:b/>
          <w:bCs/>
          <w:color w:val="222222"/>
          <w:sz w:val="23"/>
          <w:szCs w:val="23"/>
        </w:rPr>
        <w:t xml:space="preserve">5.1  Client Identification and Verification (CIV)</w:t>
      </w:r>
    </w:p>
    <w:p>
      <w:pPr>
        <w:spacing w:after="60" w:before="60"/>
      </w:pPr>
      <w:r>
        <w:rPr>
          <w:rFonts w:ascii="Arial" w:cs="Arial" w:eastAsia="Arial" w:hAnsi="Arial"/>
          <w:sz w:val="20"/>
          <w:szCs w:val="20"/>
        </w:rPr>
        <w:t xml:space="preserve">The Investment Advisor / Relationship Manager (IA/RM) collects government-issued photo identification from the client and verifies identity using an approved FINTRAC method prior to account opening.</w:t>
      </w:r>
    </w:p>
    <w:p>
      <w:pPr/>
      <w:commentRangeStart w:id="20"/>
      <w:ins w:id="42" w:author="TRACE Document Uplift" w:date="2026-05-07T15:50:19+00:00">
        <w:r>
          <w:t>The Compliance – AML/ATF Officer is responsible for ensuring that all active wealth management clients are re-screened against sanctions lists, PEP/HIO databases, and adverse media on an annual basis and upon trigger events such as adverse news alerts, FINTRAC public advisories, or changes in client circumstances. Re-screening results are documented. Retained evidence includes Annual re-screening log with date and platform; trigger-event re-screening record; alert response documentation.</w:t>
        </w:r>
      </w:ins>
      <w:commentRangeEnd w:id="20"/>
      <w:r>
        <w:commentReference w:id="20"/>
      </w:r>
    </w:p>
    <w:p>
      <w:pPr/>
      <w:commentRangeStart w:id="18"/>
      <w:ins w:id="38" w:author="TRACE Document Uplift" w:date="2026-05-07T15:50:19+00:00">
        <w:r>
          <w:t>The Branch Operations; Wealth Operations is responsible for ensuring that all client identification records, KYC documents, account records, transaction records, and STRs are stored in the approved document management system within 5 business days of creation. Records are retained for a minimum of 7 years from the date of record creation in accordance with FINTRAC GL-06E and REC-RET-WM-001. Retained evidence includes Document management system upload confirmation with timestamp; 7-year retention flag applied to record.</w:t>
        </w:r>
      </w:ins>
      <w:commentRangeEnd w:id="18"/>
      <w:r>
        <w:commentReference w:id="18"/>
      </w:r>
    </w:p>
    <w:p>
      <w:pPr/>
      <w:commentRangeStart w:id="16"/>
      <w:ins w:id="34" w:author="TRACE Document Uplift" w:date="2026-05-07T15:50:19+00:00">
        <w:r>
          <w:t>The Compliance – AML/ATF Officer is responsible for ensuring that the IA/RM must escalate suspicious activity to the AML/ATF Officer immediately upon identification. The AML/ATF Officer assesses reasonable grounds and files an STR electronically with FINTRAC as soon as practicable after reasonable grounds are established. The STR filing date and FINTRAC reference number are recorded in the client file. Retained evidence includes STR filing confirmation from FINTRAC (reference number); client file notation; escalation record from IA/RM.</w:t>
        </w:r>
      </w:ins>
      <w:commentRangeEnd w:id="16"/>
      <w:r>
        <w:commentReference w:id="16"/>
      </w:r>
    </w:p>
    <w:p>
      <w:pPr/>
      <w:commentRangeStart w:id="14"/>
      <w:ins w:id="30" w:author="TRACE Document Uplift" w:date="2026-05-07T15:50:19+00:00">
        <w:r>
          <w:t>The Investment Advisor / RM is responsible for ensuring that KYC information is reviewed and updated on a frequency based on client risk rating: Low – every 3 years; Medium – annually; High – semi-annually. Refresh is also triggered by material change in client circumstances. Each KYC refresh is documented in the client file with date, reviewer, and a summary of changes or confirmations. Retained evidence includes KYC refresh record in client file; date and reviewer documented; change summary or no-change confirmation.</w:t>
        </w:r>
      </w:ins>
      <w:commentRangeEnd w:id="14"/>
      <w:r>
        <w:commentReference w:id="14"/>
      </w:r>
    </w:p>
    <w:p>
      <w:pPr/>
      <w:commentRangeStart w:id="12"/>
      <w:ins w:id="26" w:author="TRACE Document Uplift" w:date="2026-05-07T15:50:19+00:00">
        <w:r>
          <w:t>The Compliance – AML/ATF Officer; Senior Compliance (regulatory exceptions) is responsible for ensuring that exceptions to standard onboarding requirements must be submitted to Compliance for review and approval. Exceptions involving regulatory requirements (client identification, AML screening, STR obligations) may not be waived without written Senior Compliance approval. All exceptions are recorded in the Compliance Exception Log and reviewed at the quarterly Compliance Management Committee. Retained evidence includes Exception Log entry; written approval from Compliance; Committee review minutes.</w:t>
        </w:r>
      </w:ins>
      <w:commentRangeEnd w:id="12"/>
      <w:r>
        <w:commentReference w:id="12"/>
      </w:r>
    </w:p>
    <w:p>
      <w:pPr/>
      <w:commentRangeStart w:id="10"/>
      <w:ins w:id="22" w:author="TRACE Document Uplift" w:date="2026-05-07T15:50:19+00:00">
        <w:r>
          <w:t>The Compliance – AML/ATF Officer is responsible for ensuring that all High-risk clients and all identified PEPs, HIOs, and their close associates receive Enhanced Due Diligence. EDD includes: enhanced source of funds and wealth documentation, additional beneficial ownership verification, detailed adverse media review, and Senior Management approval before account opening. EDD is documented in the client file and reviewed by the AML/ATF Officer. Retained evidence includes EDD checklist completed and signed by AML Officer; source of funds documentation; Senior Management approval record.</w:t>
        </w:r>
      </w:ins>
      <w:commentRangeEnd w:id="10"/>
      <w:r>
        <w:commentReference w:id="10"/>
      </w:r>
    </w:p>
    <w:p>
      <w:r>
        <w:rPr>
          <w:sz w:val="20"/>
          <w:szCs w:val="20"/>
        </w:rPr>
        <w:t xml:space="preserve"/>
      </w:r>
    </w:p>
    <w:p>
      <w:pPr>
        <w:spacing w:after="60" w:before="60"/>
      </w:pPr>
      <w:r>
        <w:rPr>
          <w:rFonts w:ascii="Arial" w:cs="Arial" w:eastAsia="Arial" w:hAnsi="Arial"/>
          <w:b/>
          <w:bCs/>
          <w:sz w:val="20"/>
          <w:szCs w:val="20"/>
        </w:rPr>
        <w:t xml:space="preserve">Approved identification methods (FINTRAC GL-01):</w:t>
      </w:r>
    </w:p>
    <w:p>
      <w:pPr>
        <w:pStyle w:val="ListParagraph"/>
        <w:numPr>
          <w:ilvl w:val="0"/>
          <w:numId w:val="2"/>
        </w:numPr>
        <w:spacing w:after="40" w:before="40"/>
      </w:pPr>
      <w:r>
        <w:rPr>
          <w:rFonts w:ascii="Arial" w:cs="Arial" w:eastAsia="Arial" w:hAnsi="Arial"/>
          <w:sz w:val="20"/>
          <w:szCs w:val="20"/>
        </w:rPr>
        <w:t xml:space="preserve">In-person: Single government-issued photo ID (passport, provincial driver's licence, or provincial ID card). The ID must be valid and not expired.</w:t>
      </w:r>
    </w:p>
    <w:p>
      <w:pPr>
        <w:pStyle w:val="ListParagraph"/>
        <w:numPr>
          <w:ilvl w:val="0"/>
          <w:numId w:val="2"/>
        </w:numPr>
        <w:spacing w:after="40" w:before="40"/>
      </w:pPr>
      <w:r>
        <w:rPr>
          <w:rFonts w:ascii="Arial" w:cs="Arial" w:eastAsia="Arial" w:hAnsi="Arial"/>
          <w:sz w:val="20"/>
          <w:szCs w:val="20"/>
        </w:rPr>
        <w:t xml:space="preserve">Non-face-to-face: Dual-process method — two independent and reliable sources confirming the client's name and one confirming address. Acceptable sources include credit files, utility bills, and financial institution records.</w:t>
      </w:r>
    </w:p>
    <w:p>
      <w:pPr>
        <w:pStyle w:val="ListParagraph"/>
        <w:numPr>
          <w:ilvl w:val="0"/>
          <w:numId w:val="2"/>
        </w:numPr>
        <w:spacing w:after="40" w:before="40"/>
      </w:pPr>
      <w:r>
        <w:rPr>
          <w:rFonts w:ascii="Arial" w:cs="Arial" w:eastAsia="Arial" w:hAnsi="Arial"/>
          <w:sz w:val="20"/>
          <w:szCs w:val="20"/>
        </w:rPr>
        <w:t xml:space="preserve">Credit file method: Reference to a credit file that has been in existence for at least three years.</w:t>
      </w:r>
    </w:p>
    <w:p>
      <w:r>
        <w:rPr>
          <w:sz w:val="20"/>
          <w:szCs w:val="20"/>
        </w:rPr>
        <w:t xml:space="preserve"/>
      </w:r>
    </w:p>
    <w:p>
      <w:pPr>
        <w:spacing w:after="60" w:before="60"/>
      </w:pPr>
      <w:r>
        <w:rPr>
          <w:rFonts w:ascii="Arial" w:cs="Arial" w:eastAsia="Arial" w:hAnsi="Arial"/>
          <w:sz w:val="20"/>
          <w:szCs w:val="20"/>
        </w:rPr>
        <w:t xml:space="preserve">For corporations: Confirm legal existence (certificate of incorporation or equivalent); confirm name, address, and directors. Verify identity of individuals who own or control 25% or more of the corporation.</w:t>
      </w:r>
    </w:p>
    <w:p>
      <w:r>
        <w:rPr>
          <w:sz w:val="20"/>
          <w:szCs w:val="20"/>
        </w:rPr>
        <w:t xml:space="preserve"/>
      </w:r>
    </w:p>
    <w:p>
      <w:pPr>
        <w:spacing w:after="60" w:before="60"/>
      </w:pPr>
      <w:r>
        <w:rPr>
          <w:rFonts w:ascii="Arial" w:cs="Arial" w:eastAsia="Arial" w:hAnsi="Arial"/>
          <w:sz w:val="20"/>
          <w:szCs w:val="20"/>
        </w:rPr>
        <w:t xml:space="preserve">For trusts: Obtain trust deed or equivalent document. Identify and verify the trustee and settlor. Identify all beneficiaries where known.</w:t>
      </w:r>
    </w:p>
    <w:p>
      <w:r>
        <w:rPr>
          <w:sz w:val="20"/>
          <w:szCs w:val="20"/>
        </w:rPr>
        <w:t xml:space="preserve"/>
      </w:r>
    </w:p>
    <w:p>
      <w:pPr>
        <w:spacing w:after="60" w:before="60"/>
      </w:pPr>
      <w:r>
        <w:t xml:space="preserve">Verification results are recorded in the client record in the account management system. </w:t>
      </w:r>
      <w:del w:id="7" w:author="TRACE Document Uplift" w:date="2026-05-07T15:50:18+00:00">
        <w:r>
          <w:delText>Copies of identification documents are scanned and stored in the document management system.</w:delText>
        </w:r>
      </w:del>
      <w:commentRangeStart w:id="3"/>
      <w:ins w:id="8" w:author="TRACE Document Uplift" w:date="2026-05-07T15:50:18+00:00">
        <w:r>
          <w:t>Copies of identification documents are scanned and stored in the approved document management system within 5 business days of creation. A 7-year retention flag must be applied to all records in accordance with REC-RET-WM-001.</w:t>
        </w:r>
      </w:ins>
      <w:commentRangeEnd w:id="3"/>
      <w:r>
        <w:commentReference w:id="3"/>
      </w:r>
    </w:p>
    <w:p>
      <w:r>
        <w:rPr>
          <w:sz w:val="20"/>
          <w:szCs w:val="20"/>
        </w:rPr>
        <w:t xml:space="preserve"/>
      </w:r>
    </w:p>
    <w:p>
      <w:pPr>
        <w:pStyle w:val="Heading2"/>
        <w:spacing w:after="80" w:before="240"/>
      </w:pPr>
      <w:r>
        <w:rPr>
          <w:rFonts w:ascii="Arial" w:cs="Arial" w:eastAsia="Arial" w:hAnsi="Arial"/>
          <w:b/>
          <w:bCs/>
          <w:color w:val="222222"/>
          <w:sz w:val="23"/>
          <w:szCs w:val="23"/>
        </w:rPr>
        <w:t xml:space="preserve">5.2  Know Your Client (KYC) Assessment</w:t>
      </w:r>
    </w:p>
    <w:p>
      <w:pPr>
        <w:spacing w:after="60" w:before="60"/>
      </w:pPr>
      <w:del w:id="1" w:author="TRACE Document Uplift" w:date="2026-05-07T15:50:18+00:00">
        <w:r>
          <w:delText>The IA/RM completes the New Account Application Form (NAAF) using the approved template (TMD-NAAF-STD).</w:delText>
        </w:r>
      </w:del>
      <w:commentRangeStart w:id="0"/>
      <w:ins w:id="2" w:author="TRACE Document Uplift" w:date="2026-05-07T15:50:18+00:00">
        <w:r>
          <w:t>The IA/RM completes the New Account Application Form (NAAF) using the approved template (TMD-NAAF-STD) and must sign a certification of completeness referencing the current template version prior to submission.</w:t>
        </w:r>
      </w:ins>
      <w:commentRangeEnd w:id="0"/>
      <w:r>
        <w:commentReference w:id="0"/>
      </w:r>
      <w:r>
        <w:t xml:space="preserve"> The NAAF must include all fields required under CIRO Rule 3200:</w:t>
      </w:r>
    </w:p>
    <w:p>
      <w:pPr>
        <w:pStyle w:val="ListParagraph"/>
        <w:numPr>
          <w:ilvl w:val="0"/>
          <w:numId w:val="2"/>
        </w:numPr>
        <w:spacing w:after="40" w:before="40"/>
      </w:pPr>
      <w:r>
        <w:rPr>
          <w:rFonts w:ascii="Arial" w:cs="Arial" w:eastAsia="Arial" w:hAnsi="Arial"/>
          <w:sz w:val="20"/>
          <w:szCs w:val="20"/>
        </w:rPr>
        <w:t xml:space="preserve">Full legal name, date of birth, current residential address, citizenship and tax residency</w:t>
      </w:r>
    </w:p>
    <w:p>
      <w:pPr>
        <w:pStyle w:val="ListParagraph"/>
        <w:numPr>
          <w:ilvl w:val="0"/>
          <w:numId w:val="2"/>
        </w:numPr>
        <w:spacing w:after="40" w:before="40"/>
      </w:pPr>
      <w:r>
        <w:rPr>
          <w:rFonts w:ascii="Arial" w:cs="Arial" w:eastAsia="Arial" w:hAnsi="Arial"/>
          <w:sz w:val="20"/>
          <w:szCs w:val="20"/>
        </w:rPr>
        <w:t xml:space="preserve">Employment status, occupation, and employer name</w:t>
      </w:r>
    </w:p>
    <w:p>
      <w:pPr>
        <w:pStyle w:val="ListParagraph"/>
        <w:numPr>
          <w:ilvl w:val="0"/>
          <w:numId w:val="2"/>
        </w:numPr>
        <w:spacing w:after="40" w:before="40"/>
      </w:pPr>
      <w:r>
        <w:rPr>
          <w:rFonts w:ascii="Arial" w:cs="Arial" w:eastAsia="Arial" w:hAnsi="Arial"/>
          <w:sz w:val="20"/>
          <w:szCs w:val="20"/>
        </w:rPr>
        <w:t xml:space="preserve">Investment knowledge level (None / Limited / Good / Sophisticated)</w:t>
      </w:r>
    </w:p>
    <w:p>
      <w:pPr>
        <w:pStyle w:val="ListParagraph"/>
        <w:numPr>
          <w:ilvl w:val="0"/>
          <w:numId w:val="2"/>
        </w:numPr>
        <w:spacing w:after="40" w:before="40"/>
      </w:pPr>
      <w:r>
        <w:rPr>
          <w:rFonts w:ascii="Arial" w:cs="Arial" w:eastAsia="Arial" w:hAnsi="Arial"/>
          <w:sz w:val="20"/>
          <w:szCs w:val="20"/>
        </w:rPr>
        <w:t xml:space="preserve">Risk tolerance (Low / Medium / High)</w:t>
      </w:r>
    </w:p>
    <w:p>
      <w:pPr>
        <w:pStyle w:val="ListParagraph"/>
        <w:numPr>
          <w:ilvl w:val="0"/>
          <w:numId w:val="2"/>
        </w:numPr>
        <w:spacing w:after="40" w:before="40"/>
      </w:pPr>
      <w:r>
        <w:rPr>
          <w:rFonts w:ascii="Arial" w:cs="Arial" w:eastAsia="Arial" w:hAnsi="Arial"/>
          <w:sz w:val="20"/>
          <w:szCs w:val="20"/>
        </w:rPr>
        <w:t xml:space="preserve">Investment objectives (Capital Preservation / Income / Balanced / Growth / Aggressive Growth)</w:t>
      </w:r>
    </w:p>
    <w:p>
      <w:pPr>
        <w:pStyle w:val="ListParagraph"/>
        <w:numPr>
          <w:ilvl w:val="0"/>
          <w:numId w:val="2"/>
        </w:numPr>
        <w:spacing w:after="40" w:before="40"/>
      </w:pPr>
      <w:r>
        <w:rPr>
          <w:rFonts w:ascii="Arial" w:cs="Arial" w:eastAsia="Arial" w:hAnsi="Arial"/>
          <w:sz w:val="20"/>
          <w:szCs w:val="20"/>
        </w:rPr>
        <w:t xml:space="preserve">Time horizon (Short / Medium / Long)</w:t>
      </w:r>
    </w:p>
    <w:p>
      <w:pPr>
        <w:pStyle w:val="ListParagraph"/>
        <w:numPr>
          <w:ilvl w:val="0"/>
          <w:numId w:val="2"/>
        </w:numPr>
        <w:spacing w:after="40" w:before="40"/>
      </w:pPr>
      <w:r>
        <w:rPr>
          <w:rFonts w:ascii="Arial" w:cs="Arial" w:eastAsia="Arial" w:hAnsi="Arial"/>
          <w:sz w:val="20"/>
          <w:szCs w:val="20"/>
        </w:rPr>
        <w:t xml:space="preserve">Net worth (approximate liquid and total net worth)</w:t>
      </w:r>
    </w:p>
    <w:p>
      <w:pPr>
        <w:pStyle w:val="ListParagraph"/>
        <w:numPr>
          <w:ilvl w:val="0"/>
          <w:numId w:val="2"/>
        </w:numPr>
        <w:spacing w:after="40" w:before="40"/>
      </w:pPr>
      <w:r>
        <w:rPr>
          <w:rFonts w:ascii="Arial" w:cs="Arial" w:eastAsia="Arial" w:hAnsi="Arial"/>
          <w:sz w:val="20"/>
          <w:szCs w:val="20"/>
        </w:rPr>
        <w:t xml:space="preserve">Source of funds and source of wealth (required for all accounts; mandatory for high-risk and EDD accounts)</w:t>
      </w:r>
    </w:p>
    <w:p>
      <w:pPr>
        <w:pStyle w:val="ListParagraph"/>
        <w:numPr>
          <w:ilvl w:val="0"/>
          <w:numId w:val="2"/>
        </w:numPr>
        <w:spacing w:after="40" w:before="40"/>
      </w:pPr>
      <w:r>
        <w:rPr>
          <w:rFonts w:ascii="Arial" w:cs="Arial" w:eastAsia="Arial" w:hAnsi="Arial"/>
          <w:sz w:val="20"/>
          <w:szCs w:val="20"/>
        </w:rPr>
        <w:t xml:space="preserve">Insider or significant shareholder status</w:t>
      </w:r>
    </w:p>
    <w:p>
      <w:pPr>
        <w:pStyle w:val="ListParagraph"/>
        <w:numPr>
          <w:ilvl w:val="0"/>
          <w:numId w:val="2"/>
        </w:numPr>
        <w:spacing w:after="40" w:before="40"/>
      </w:pPr>
      <w:r>
        <w:rPr>
          <w:rFonts w:ascii="Arial" w:cs="Arial" w:eastAsia="Arial" w:hAnsi="Arial"/>
          <w:sz w:val="20"/>
          <w:szCs w:val="20"/>
        </w:rPr>
        <w:t xml:space="preserve">Politically Exposed Person (PEP) or Head of an International Organisation (HIO) declaration</w:t>
      </w:r>
    </w:p>
    <w:p>
      <w:r>
        <w:rPr>
          <w:sz w:val="20"/>
          <w:szCs w:val="20"/>
        </w:rPr>
        <w:t xml:space="preserve"/>
      </w:r>
    </w:p>
    <w:p>
      <w:pPr>
        <w:spacing w:after="60" w:before="60"/>
      </w:pPr>
      <w:r>
        <w:t xml:space="preserve">Branch Operations reviews the NAAF for completeness before the account is activated. </w:t>
      </w:r>
      <w:del w:id="9" w:author="TRACE Document Uplift" w:date="2026-05-07T15:50:18+00:00">
        <w:r>
          <w:delText>Incomplete NAAFs are returned to the IA/RM for remediation.</w:delText>
        </w:r>
      </w:del>
      <w:commentRangeStart w:id="4"/>
      <w:ins w:id="10" w:author="TRACE Document Uplift" w:date="2026-05-07T15:50:18+00:00">
        <w:r>
          <w:t>Incomplete NAAFs are returned to the IA/RM for remediation. Any supervisor override of the completeness check requires documented Branch Manager approval.</w:t>
        </w:r>
      </w:ins>
      <w:commentRangeEnd w:id="4"/>
      <w:r>
        <w:commentReference w:id="4"/>
      </w:r>
    </w:p>
    <w:p>
      <w:pPr/>
      <w:commentRangeStart w:id="5"/>
      <w:ins w:id="12" w:author="TRACE Document Uplift" w:date="2026-05-07T15:50:18+00:00">
        <w:r>
          <w:t>Branch Operations must verify NAAF completeness against the required field checklist prior to account activation. In instances where mandatory fields are bypassed via supervisor override, documented Branch Manager approval must be recorded in the account management system before the account is activated.</w:t>
        </w:r>
      </w:ins>
      <w:commentRangeEnd w:id="5"/>
      <w:r>
        <w:commentReference w:id="5"/>
      </w:r>
    </w:p>
    <w:p>
      <w:r>
        <w:rPr>
          <w:sz w:val="20"/>
          <w:szCs w:val="20"/>
        </w:rPr>
        <w:t xml:space="preserve"/>
      </w:r>
    </w:p>
    <w:p>
      <w:pPr>
        <w:pStyle w:val="Heading2"/>
        <w:spacing w:after="80" w:before="240"/>
      </w:pPr>
      <w:r>
        <w:rPr>
          <w:rFonts w:ascii="Arial" w:cs="Arial" w:eastAsia="Arial" w:hAnsi="Arial"/>
          <w:b/>
          <w:bCs/>
          <w:color w:val="222222"/>
          <w:sz w:val="23"/>
          <w:szCs w:val="23"/>
        </w:rPr>
        <w:t xml:space="preserve">5.3  AML and ATF Screening</w:t>
      </w:r>
    </w:p>
    <w:p>
      <w:pPr>
        <w:spacing w:after="60" w:before="60"/>
      </w:pPr>
      <w:r>
        <w:rPr>
          <w:rFonts w:ascii="Arial" w:cs="Arial" w:eastAsia="Arial" w:hAnsi="Arial"/>
          <w:sz w:val="20"/>
          <w:szCs w:val="20"/>
        </w:rPr>
        <w:t xml:space="preserve">The Compliance – AML/ATF Officer screens all new clients against applicable lists using the approved screening platform prior to account opening. Screening must include:</w:t>
      </w:r>
    </w:p>
    <w:p>
      <w:pPr>
        <w:pStyle w:val="ListParagraph"/>
        <w:numPr>
          <w:ilvl w:val="0"/>
          <w:numId w:val="2"/>
        </w:numPr>
        <w:spacing w:after="40" w:before="40"/>
      </w:pPr>
      <w:r>
        <w:rPr>
          <w:rFonts w:ascii="Arial" w:cs="Arial" w:eastAsia="Arial" w:hAnsi="Arial"/>
          <w:sz w:val="20"/>
          <w:szCs w:val="20"/>
        </w:rPr>
        <w:t xml:space="preserve">OFAC (U.S. Sanctions), UN Security Council Consolidated List, Canadian Sanctions (SEMA, Criminal Code, PCMLTFA)</w:t>
      </w:r>
    </w:p>
    <w:p>
      <w:pPr>
        <w:pStyle w:val="ListParagraph"/>
        <w:numPr>
          <w:ilvl w:val="0"/>
          <w:numId w:val="2"/>
        </w:numPr>
        <w:spacing w:after="40" w:before="40"/>
      </w:pPr>
      <w:r>
        <w:rPr>
          <w:rFonts w:ascii="Arial" w:cs="Arial" w:eastAsia="Arial" w:hAnsi="Arial"/>
          <w:sz w:val="20"/>
          <w:szCs w:val="20"/>
        </w:rPr>
        <w:t xml:space="preserve">PEP and HIO databases (domestic and foreign)</w:t>
      </w:r>
    </w:p>
    <w:p>
      <w:pPr>
        <w:pStyle w:val="ListParagraph"/>
        <w:numPr>
          <w:ilvl w:val="0"/>
          <w:numId w:val="2"/>
        </w:numPr>
        <w:spacing w:after="40" w:before="40"/>
      </w:pPr>
      <w:r>
        <w:rPr>
          <w:rFonts w:ascii="Arial" w:cs="Arial" w:eastAsia="Arial" w:hAnsi="Arial"/>
          <w:sz w:val="20"/>
          <w:szCs w:val="20"/>
        </w:rPr>
        <w:t xml:space="preserve">Adverse media screening (negative news)</w:t>
      </w:r>
    </w:p>
    <w:p>
      <w:r>
        <w:rPr>
          <w:sz w:val="20"/>
          <w:szCs w:val="20"/>
        </w:rPr>
        <w:t xml:space="preserve"/>
      </w:r>
    </w:p>
    <w:p>
      <w:pPr>
        <w:spacing w:after="60" w:before="60"/>
      </w:pPr>
      <w:r>
        <w:rPr>
          <w:rFonts w:ascii="Arial" w:cs="Arial" w:eastAsia="Arial" w:hAnsi="Arial"/>
          <w:sz w:val="20"/>
          <w:szCs w:val="20"/>
        </w:rPr>
        <w:t xml:space="preserve">Screening results are documented in the client file with the screening date, platform name, and outcome recorded.</w:t>
      </w:r>
    </w:p>
    <w:p>
      <w:r>
        <w:rPr>
          <w:sz w:val="20"/>
          <w:szCs w:val="20"/>
        </w:rPr>
        <w:t xml:space="preserve"/>
      </w:r>
    </w:p>
    <w:p>
      <w:pPr>
        <w:spacing w:after="60" w:before="60"/>
      </w:pPr>
      <w:r>
        <w:rPr>
          <w:rFonts w:ascii="Arial" w:cs="Arial" w:eastAsia="Arial" w:hAnsi="Arial"/>
          <w:sz w:val="20"/>
          <w:szCs w:val="20"/>
        </w:rPr>
        <w:t xml:space="preserve">Clients who generate a positive screening match are escalated to the AML/ATF Officer for review. Accounts must not be opened until the match has been reviewed and dispositioned.</w:t>
      </w:r>
    </w:p>
    <w:p>
      <w:r>
        <w:rPr>
          <w:sz w:val="20"/>
          <w:szCs w:val="20"/>
        </w:rPr>
        <w:t xml:space="preserve"/>
      </w:r>
    </w:p>
    <w:p>
      <w:pPr>
        <w:pStyle w:val="Heading2"/>
        <w:spacing w:after="80" w:before="240"/>
      </w:pPr>
      <w:r>
        <w:rPr>
          <w:rFonts w:ascii="Arial" w:cs="Arial" w:eastAsia="Arial" w:hAnsi="Arial"/>
          <w:b/>
          <w:bCs/>
          <w:color w:val="222222"/>
          <w:sz w:val="23"/>
          <w:szCs w:val="23"/>
        </w:rPr>
        <w:t xml:space="preserve">5.4  Suitability Assessment</w:t>
      </w:r>
    </w:p>
    <w:p>
      <w:pPr>
        <w:pStyle w:val="Heading2"/>
      </w:pPr>
      <w:commentRangeStart w:id="7"/>
      <w:ins w:id="16" w:author="TRACE Document Uplift" w:date="2026-05-07T15:50:19+00:00">
        <w:r>
          <w:t>In accordance with CIRO Rule 3200 and NI 31-103 s.13.3–13.4, a documented suitability assessment must be completed and stored in the client file before any investment recommendations are made or any trading commences on the account. Account activation is gated until this documentation is uploaded.</w:t>
        </w:r>
      </w:ins>
      <w:commentRangeEnd w:id="7"/>
      <w:r>
        <w:commentReference w:id="7"/>
      </w:r>
    </w:p>
    <w:p>
      <w:pPr>
        <w:spacing w:after="60" w:before="60"/>
      </w:pPr>
      <w:r>
        <w:rPr>
          <w:rFonts w:ascii="Arial" w:cs="Arial" w:eastAsia="Arial" w:hAnsi="Arial"/>
          <w:sz w:val="20"/>
          <w:szCs w:val="20"/>
        </w:rPr>
        <w:t xml:space="preserve">The IA/RM conducts a suitability assessment based on the completed KYC information prior to making any investment recommendation or accepting any account instructions. The suitability assessment must confirm that the recommended investment strategy, product mix, and account type are suitable for the client's:</w:t>
      </w:r>
    </w:p>
    <w:p>
      <w:pPr>
        <w:pStyle w:val="ListParagraph"/>
        <w:numPr>
          <w:ilvl w:val="0"/>
          <w:numId w:val="2"/>
        </w:numPr>
        <w:spacing w:after="40" w:before="40"/>
      </w:pPr>
      <w:r>
        <w:rPr>
          <w:rFonts w:ascii="Arial" w:cs="Arial" w:eastAsia="Arial" w:hAnsi="Arial"/>
          <w:sz w:val="20"/>
          <w:szCs w:val="20"/>
        </w:rPr>
        <w:t xml:space="preserve">Financial situation and net worth</w:t>
      </w:r>
    </w:p>
    <w:p>
      <w:pPr>
        <w:pStyle w:val="ListParagraph"/>
        <w:numPr>
          <w:ilvl w:val="0"/>
          <w:numId w:val="2"/>
        </w:numPr>
        <w:spacing w:after="40" w:before="40"/>
      </w:pPr>
      <w:r>
        <w:rPr>
          <w:rFonts w:ascii="Arial" w:cs="Arial" w:eastAsia="Arial" w:hAnsi="Arial"/>
          <w:sz w:val="20"/>
          <w:szCs w:val="20"/>
        </w:rPr>
        <w:t xml:space="preserve">Risk tolerance and investment objectives</w:t>
      </w:r>
    </w:p>
    <w:p>
      <w:pPr>
        <w:pStyle w:val="ListParagraph"/>
        <w:numPr>
          <w:ilvl w:val="0"/>
          <w:numId w:val="2"/>
        </w:numPr>
        <w:spacing w:after="40" w:before="40"/>
      </w:pPr>
      <w:r>
        <w:rPr>
          <w:rFonts w:ascii="Arial" w:cs="Arial" w:eastAsia="Arial" w:hAnsi="Arial"/>
          <w:sz w:val="20"/>
          <w:szCs w:val="20"/>
        </w:rPr>
        <w:t xml:space="preserve">Investment knowledge and time horizon</w:t>
      </w:r>
    </w:p>
    <w:p>
      <w:pPr>
        <w:pStyle w:val="ListParagraph"/>
        <w:numPr>
          <w:ilvl w:val="0"/>
          <w:numId w:val="2"/>
        </w:numPr>
        <w:spacing w:after="40" w:before="40"/>
      </w:pPr>
      <w:r>
        <w:rPr>
          <w:rFonts w:ascii="Arial" w:cs="Arial" w:eastAsia="Arial" w:hAnsi="Arial"/>
          <w:sz w:val="20"/>
          <w:szCs w:val="20"/>
        </w:rPr>
        <w:t xml:space="preserve">Any known legal, tax, or regulatory constraints</w:t>
      </w:r>
    </w:p>
    <w:p>
      <w:r>
        <w:rPr>
          <w:sz w:val="20"/>
          <w:szCs w:val="20"/>
        </w:rPr>
        <w:t xml:space="preserve"/>
      </w:r>
    </w:p>
    <w:p>
      <w:pPr>
        <w:spacing w:after="60" w:before="60"/>
      </w:pPr>
      <w:r>
        <w:rPr>
          <w:rFonts w:ascii="Arial" w:cs="Arial" w:eastAsia="Arial" w:hAnsi="Arial"/>
          <w:sz w:val="20"/>
          <w:szCs w:val="20"/>
        </w:rPr>
        <w:t xml:space="preserve">The suitability assessment is documented in the client file. For discretionary accounts, suitability is embedded in the Investment Policy Statement (IPS).</w:t>
      </w:r>
    </w:p>
    <w:p>
      <w:r>
        <w:rPr>
          <w:sz w:val="20"/>
          <w:szCs w:val="20"/>
        </w:rPr>
        <w:t xml:space="preserve"/>
      </w:r>
    </w:p>
    <w:p>
      <w:pPr>
        <w:pStyle w:val="Heading2"/>
        <w:spacing w:after="80" w:before="240"/>
      </w:pPr>
      <w:r>
        <w:rPr>
          <w:rFonts w:ascii="Arial" w:cs="Arial" w:eastAsia="Arial" w:hAnsi="Arial"/>
          <w:b/>
          <w:bCs/>
          <w:color w:val="222222"/>
          <w:sz w:val="23"/>
          <w:szCs w:val="23"/>
        </w:rPr>
        <w:t xml:space="preserve">5.5  Account Opening Approval</w:t>
      </w:r>
    </w:p>
    <w:p>
      <w:pPr>
        <w:spacing w:after="60" w:before="60"/>
      </w:pPr>
      <w:r>
        <w:rPr>
          <w:rFonts w:ascii="Arial" w:cs="Arial" w:eastAsia="Arial" w:hAnsi="Arial"/>
          <w:sz w:val="20"/>
          <w:szCs w:val="20"/>
        </w:rPr>
        <w:t xml:space="preserve">The Branch / Regional Manager reviews and approves the new account in accordance with CIRO Rule 3400. Supervisory approval must be completed before or promptly after account activation.</w:t>
      </w:r>
    </w:p>
    <w:p>
      <w:r>
        <w:rPr>
          <w:sz w:val="20"/>
          <w:szCs w:val="20"/>
        </w:rPr>
        <w:t xml:space="preserve"/>
      </w:r>
    </w:p>
    <w:p>
      <w:pPr>
        <w:spacing w:after="60" w:before="60"/>
      </w:pPr>
      <w:r>
        <w:rPr>
          <w:rFonts w:ascii="Arial" w:cs="Arial" w:eastAsia="Arial" w:hAnsi="Arial"/>
          <w:sz w:val="20"/>
          <w:szCs w:val="20"/>
        </w:rPr>
        <w:t xml:space="preserve">For high-risk or EDD accounts, the AML/ATF Officer must also provide written approval before the account is activated.</w:t>
      </w:r>
    </w:p>
    <w:p>
      <w:r>
        <w:rPr>
          <w:sz w:val="20"/>
          <w:szCs w:val="20"/>
        </w:rPr>
        <w:t xml:space="preserve"/>
      </w:r>
    </w:p>
    <w:p>
      <w:pPr>
        <w:spacing w:after="60" w:before="60"/>
      </w:pPr>
      <w:r>
        <w:rPr>
          <w:rFonts w:ascii="Arial" w:cs="Arial" w:eastAsia="Arial" w:hAnsi="Arial"/>
          <w:sz w:val="20"/>
          <w:szCs w:val="20"/>
        </w:rPr>
        <w:t xml:space="preserve">Accounts must not be activated until all required approvals are obtained and documented.</w:t>
      </w:r>
    </w:p>
    <w:p>
      <w:r>
        <w:rPr>
          <w:sz w:val="20"/>
          <w:szCs w:val="20"/>
        </w:rPr>
        <w:t xml:space="preserve"/>
      </w:r>
    </w:p>
    <w:p>
      <w:pPr>
        <w:pStyle w:val="Heading2"/>
        <w:spacing w:after="80" w:before="240"/>
      </w:pPr>
      <w:r>
        <w:rPr>
          <w:rFonts w:ascii="Arial" w:cs="Arial" w:eastAsia="Arial" w:hAnsi="Arial"/>
          <w:b/>
          <w:bCs/>
          <w:color w:val="222222"/>
          <w:sz w:val="23"/>
          <w:szCs w:val="23"/>
        </w:rPr>
        <w:t xml:space="preserve">5.6  Investment Policy Statement (IPS) and Mandate Setup</w:t>
      </w:r>
    </w:p>
    <w:p>
      <w:pPr>
        <w:spacing w:after="60" w:before="60"/>
      </w:pPr>
      <w:r>
        <w:rPr>
          <w:rFonts w:ascii="Arial" w:cs="Arial" w:eastAsia="Arial" w:hAnsi="Arial"/>
          <w:sz w:val="20"/>
          <w:szCs w:val="20"/>
        </w:rPr>
        <w:t xml:space="preserve">For discretionary accounts, the Senior Portfolio Manager completes and signs the Investment Policy Statement (IPS) using the standard template (TMD-IPS-STD). The IPS documents:</w:t>
      </w:r>
    </w:p>
    <w:p>
      <w:pPr>
        <w:pStyle w:val="ListParagraph"/>
        <w:numPr>
          <w:ilvl w:val="0"/>
          <w:numId w:val="2"/>
        </w:numPr>
        <w:spacing w:after="40" w:before="40"/>
      </w:pPr>
      <w:r>
        <w:rPr>
          <w:rFonts w:ascii="Arial" w:cs="Arial" w:eastAsia="Arial" w:hAnsi="Arial"/>
          <w:sz w:val="20"/>
          <w:szCs w:val="20"/>
        </w:rPr>
        <w:t xml:space="preserve">Investment objectives and constraints</w:t>
      </w:r>
    </w:p>
    <w:p>
      <w:pPr>
        <w:pStyle w:val="ListParagraph"/>
        <w:numPr>
          <w:ilvl w:val="0"/>
          <w:numId w:val="2"/>
        </w:numPr>
        <w:spacing w:after="40" w:before="40"/>
      </w:pPr>
      <w:r>
        <w:rPr>
          <w:rFonts w:ascii="Arial" w:cs="Arial" w:eastAsia="Arial" w:hAnsi="Arial"/>
          <w:sz w:val="20"/>
          <w:szCs w:val="20"/>
        </w:rPr>
        <w:t xml:space="preserve">Asset allocation parameters and permitted investment categories</w:t>
      </w:r>
    </w:p>
    <w:p>
      <w:pPr>
        <w:pStyle w:val="ListParagraph"/>
        <w:numPr>
          <w:ilvl w:val="0"/>
          <w:numId w:val="2"/>
        </w:numPr>
        <w:spacing w:after="40" w:before="40"/>
      </w:pPr>
      <w:r>
        <w:rPr>
          <w:rFonts w:ascii="Arial" w:cs="Arial" w:eastAsia="Arial" w:hAnsi="Arial"/>
          <w:sz w:val="20"/>
          <w:szCs w:val="20"/>
        </w:rPr>
        <w:t xml:space="preserve">Performance benchmarks and review frequency</w:t>
      </w:r>
    </w:p>
    <w:p>
      <w:pPr>
        <w:pStyle w:val="ListParagraph"/>
        <w:numPr>
          <w:ilvl w:val="0"/>
          <w:numId w:val="2"/>
        </w:numPr>
        <w:spacing w:after="40" w:before="40"/>
      </w:pPr>
      <w:r>
        <w:rPr>
          <w:rFonts w:ascii="Arial" w:cs="Arial" w:eastAsia="Arial" w:hAnsi="Arial"/>
          <w:sz w:val="20"/>
          <w:szCs w:val="20"/>
        </w:rPr>
        <w:t xml:space="preserve">Restrictions and client-specific guidelines</w:t>
      </w:r>
    </w:p>
    <w:p>
      <w:r>
        <w:rPr>
          <w:sz w:val="20"/>
          <w:szCs w:val="20"/>
        </w:rPr>
        <w:t xml:space="preserve"/>
      </w:r>
    </w:p>
    <w:p>
      <w:pPr>
        <w:spacing w:after="60" w:before="60"/>
      </w:pPr>
      <w:r>
        <w:rPr>
          <w:rFonts w:ascii="Arial" w:cs="Arial" w:eastAsia="Arial" w:hAnsi="Arial"/>
          <w:sz w:val="20"/>
          <w:szCs w:val="20"/>
        </w:rPr>
        <w:t xml:space="preserve">The completed IPS is signed by the client and the Senior Portfolio Manager and stored in the document management system. Account management system mandate parameters are set to match the IPS before any trading commences.</w:t>
      </w:r>
    </w:p>
    <w:p>
      <w:r>
        <w:rPr>
          <w:sz w:val="20"/>
          <w:szCs w:val="20"/>
        </w:rPr>
        <w:t xml:space="preserve"/>
      </w:r>
    </w:p>
    <w:p>
      <w:pPr>
        <w:pStyle w:val="Heading2"/>
        <w:spacing w:after="80" w:before="240"/>
      </w:pPr>
      <w:del w:id="19" w:author="TRACE Document Uplift" w:date="2026-05-07T15:50:19+00:00">
        <w:r>
          <w:delText>5.7  Ongoing KYC Refresh</w:delText>
        </w:r>
      </w:del>
      <w:commentRangeStart w:id="9"/>
      <w:ins w:id="20" w:author="TRACE Document Uplift" w:date="2026-05-07T15:50:19+00:00">
        <w:r>
          <w:t>KYC information must be reviewed and updated according to the following risk-rated frequencies: High-risk (semi-annually), Medium-risk (annually), and Low-risk (every 3 years). Automated alerts will be triggered in the account management system to notify IA/RMs of upcoming refresh deadlines.</w:t>
        </w:r>
      </w:ins>
      <w:commentRangeEnd w:id="9"/>
      <w:r>
        <w:commentReference w:id="9"/>
      </w:r>
    </w:p>
    <w:p>
      <w:pPr>
        <w:spacing w:after="60" w:before="60"/>
      </w:pPr>
      <w:r>
        <w:rPr>
          <w:rFonts w:ascii="Arial" w:cs="Arial" w:eastAsia="Arial" w:hAnsi="Arial"/>
          <w:sz w:val="20"/>
          <w:szCs w:val="20"/>
        </w:rPr>
        <w:t xml:space="preserve">KYC information must be reviewed and updated at regular intervals and upon material change in client circumstances. Material changes include:</w:t>
      </w:r>
    </w:p>
    <w:p>
      <w:pPr>
        <w:pStyle w:val="ListParagraph"/>
        <w:numPr>
          <w:ilvl w:val="0"/>
          <w:numId w:val="2"/>
        </w:numPr>
        <w:spacing w:after="40" w:before="40"/>
      </w:pPr>
      <w:r>
        <w:rPr>
          <w:rFonts w:ascii="Arial" w:cs="Arial" w:eastAsia="Arial" w:hAnsi="Arial"/>
          <w:sz w:val="20"/>
          <w:szCs w:val="20"/>
        </w:rPr>
        <w:t xml:space="preserve">Change in employment, income, or net worth</w:t>
      </w:r>
    </w:p>
    <w:p>
      <w:pPr>
        <w:pStyle w:val="ListParagraph"/>
        <w:numPr>
          <w:ilvl w:val="0"/>
          <w:numId w:val="2"/>
        </w:numPr>
        <w:spacing w:after="40" w:before="40"/>
      </w:pPr>
      <w:r>
        <w:rPr>
          <w:rFonts w:ascii="Arial" w:cs="Arial" w:eastAsia="Arial" w:hAnsi="Arial"/>
          <w:sz w:val="20"/>
          <w:szCs w:val="20"/>
        </w:rPr>
        <w:t xml:space="preserve">Change in investment objectives, risk tolerance, or time horizon</w:t>
      </w:r>
    </w:p>
    <w:p>
      <w:pPr>
        <w:pStyle w:val="ListParagraph"/>
        <w:numPr>
          <w:ilvl w:val="0"/>
          <w:numId w:val="2"/>
        </w:numPr>
        <w:spacing w:after="40" w:before="40"/>
      </w:pPr>
      <w:r>
        <w:rPr>
          <w:rFonts w:ascii="Arial" w:cs="Arial" w:eastAsia="Arial" w:hAnsi="Arial"/>
          <w:sz w:val="20"/>
          <w:szCs w:val="20"/>
        </w:rPr>
        <w:t xml:space="preserve">Change in tax residency or citizenship</w:t>
      </w:r>
    </w:p>
    <w:p>
      <w:pPr>
        <w:pStyle w:val="ListParagraph"/>
        <w:numPr>
          <w:ilvl w:val="0"/>
          <w:numId w:val="2"/>
        </w:numPr>
        <w:spacing w:after="40" w:before="40"/>
      </w:pPr>
      <w:r>
        <w:rPr>
          <w:rFonts w:ascii="Arial" w:cs="Arial" w:eastAsia="Arial" w:hAnsi="Arial"/>
          <w:sz w:val="20"/>
          <w:szCs w:val="20"/>
        </w:rPr>
        <w:t xml:space="preserve">Client becomes a PEP, HIO, or close associate thereof</w:t>
      </w:r>
    </w:p>
    <w:p>
      <w:pPr>
        <w:pStyle w:val="ListParagraph"/>
        <w:numPr>
          <w:ilvl w:val="0"/>
          <w:numId w:val="2"/>
        </w:numPr>
        <w:spacing w:after="40" w:before="40"/>
      </w:pPr>
      <w:r>
        <w:rPr>
          <w:rFonts w:ascii="Arial" w:cs="Arial" w:eastAsia="Arial" w:hAnsi="Arial"/>
          <w:sz w:val="20"/>
          <w:szCs w:val="20"/>
        </w:rPr>
        <w:t xml:space="preserve">Material change in account activity inconsistent with the client's known profile</w:t>
      </w:r>
    </w:p>
    <w:p>
      <w:r>
        <w:rPr>
          <w:sz w:val="20"/>
          <w:szCs w:val="20"/>
        </w:rPr>
        <w:t xml:space="preserve"/>
      </w:r>
    </w:p>
    <w:p>
      <w:pPr>
        <w:spacing w:after="60" w:before="60"/>
      </w:pPr>
      <w:del w:id="3" w:author="TRACE Document Uplift" w:date="2026-05-07T15:50:18+00:00">
        <w:r>
          <w:delText>KYC refresh is performed at least annually or as per the risk rating.</w:delText>
        </w:r>
      </w:del>
      <w:commentRangeStart w:id="1"/>
      <w:ins w:id="4" w:author="TRACE Document Uplift" w:date="2026-05-07T15:50:18+00:00">
        <w:r>
          <w:t>KYC information is reviewed and updated based on the client risk rating: Low risk – every 3 years; Medium risk – annually; High risk – semi-annually. Refresh is also triggered by material changes.</w:t>
        </w:r>
      </w:ins>
      <w:commentRangeEnd w:id="1"/>
      <w:r>
        <w:commentReference w:id="1"/>
      </w:r>
      <w:r>
        <w:t xml:space="preserve"> Records of each refresh are retained in the client file.</w:t>
      </w:r>
    </w:p>
    <w:p>
      <w:r>
        <w:rPr>
          <w:sz w:val="20"/>
          <w:szCs w:val="20"/>
        </w:rPr>
        <w:t xml:space="preserve"/>
      </w:r>
    </w:p>
    <w:p>
      <w:pPr>
        <w:pStyle w:val="Heading1"/>
        <w:pBdr>
          <w:bottom w:val="single" w:color="003366" w:sz="6" w:space="4"/>
        </w:pBdr>
        <w:spacing w:after="120" w:before="360"/>
      </w:pPr>
      <w:r>
        <w:rPr>
          <w:rFonts w:ascii="Arial" w:cs="Arial" w:eastAsia="Arial" w:hAnsi="Arial"/>
          <w:b/>
          <w:bCs/>
          <w:color w:val="003366"/>
          <w:sz w:val="28"/>
          <w:szCs w:val="28"/>
        </w:rPr>
        <w:t xml:space="preserve">6.  Enhanced Due Diligence (EDD)</w:t>
      </w:r>
    </w:p>
    <w:p>
      <w:pPr>
        <w:spacing w:after="60" w:before="60"/>
      </w:pPr>
      <w:r>
        <w:rPr>
          <w:rFonts w:ascii="Arial" w:cs="Arial" w:eastAsia="Arial" w:hAnsi="Arial"/>
          <w:sz w:val="20"/>
          <w:szCs w:val="20"/>
        </w:rPr>
        <w:t xml:space="preserve">Enhanced Due Diligence is required for all clients rated High risk and for all identified PEPs, HIOs, and their close associates or family members.</w:t>
      </w:r>
    </w:p>
    <w:p>
      <w:r>
        <w:rPr>
          <w:sz w:val="20"/>
          <w:szCs w:val="20"/>
        </w:rPr>
        <w:t xml:space="preserve"/>
      </w:r>
    </w:p>
    <w:p>
      <w:pPr>
        <w:spacing w:after="60" w:before="60"/>
      </w:pPr>
      <w:r>
        <w:rPr>
          <w:rFonts w:ascii="Arial" w:cs="Arial" w:eastAsia="Arial" w:hAnsi="Arial"/>
          <w:b/>
          <w:bCs/>
          <w:sz w:val="20"/>
          <w:szCs w:val="20"/>
        </w:rPr>
        <w:t xml:space="preserve">EDD must include:</w:t>
      </w:r>
    </w:p>
    <w:p>
      <w:pPr>
        <w:pStyle w:val="ListParagraph"/>
        <w:numPr>
          <w:ilvl w:val="0"/>
          <w:numId w:val="2"/>
        </w:numPr>
        <w:spacing w:after="40" w:before="40"/>
      </w:pPr>
      <w:r>
        <w:rPr>
          <w:rFonts w:ascii="Arial" w:cs="Arial" w:eastAsia="Arial" w:hAnsi="Arial"/>
          <w:sz w:val="20"/>
          <w:szCs w:val="20"/>
        </w:rPr>
        <w:t xml:space="preserve">Enhanced source of funds and source of wealth documentation</w:t>
      </w:r>
    </w:p>
    <w:p>
      <w:pPr>
        <w:pStyle w:val="ListParagraph"/>
        <w:numPr>
          <w:ilvl w:val="0"/>
          <w:numId w:val="2"/>
        </w:numPr>
        <w:spacing w:after="40" w:before="40"/>
      </w:pPr>
      <w:r>
        <w:rPr>
          <w:rFonts w:ascii="Arial" w:cs="Arial" w:eastAsia="Arial" w:hAnsi="Arial"/>
          <w:sz w:val="20"/>
          <w:szCs w:val="20"/>
        </w:rPr>
        <w:t xml:space="preserve">Additional beneficial ownership verification for corporate and trust structures</w:t>
      </w:r>
    </w:p>
    <w:p>
      <w:pPr>
        <w:pStyle w:val="ListParagraph"/>
        <w:numPr>
          <w:ilvl w:val="0"/>
          <w:numId w:val="2"/>
        </w:numPr>
        <w:spacing w:after="40" w:before="40"/>
      </w:pPr>
      <w:r>
        <w:rPr>
          <w:rFonts w:ascii="Arial" w:cs="Arial" w:eastAsia="Arial" w:hAnsi="Arial"/>
          <w:sz w:val="20"/>
          <w:szCs w:val="20"/>
        </w:rPr>
        <w:t xml:space="preserve">Detailed adverse media review with findings documented</w:t>
      </w:r>
    </w:p>
    <w:p>
      <w:pPr>
        <w:pStyle w:val="ListParagraph"/>
        <w:numPr>
          <w:ilvl w:val="0"/>
          <w:numId w:val="2"/>
        </w:numPr>
        <w:spacing w:after="40" w:before="40"/>
      </w:pPr>
      <w:r>
        <w:rPr>
          <w:rFonts w:ascii="Arial" w:cs="Arial" w:eastAsia="Arial" w:hAnsi="Arial"/>
          <w:sz w:val="20"/>
          <w:szCs w:val="20"/>
        </w:rPr>
        <w:t xml:space="preserve">Senior Management approval before account opening</w:t>
      </w:r>
    </w:p>
    <w:p>
      <w:pPr>
        <w:pStyle w:val="ListParagraph"/>
        <w:numPr>
          <w:ilvl w:val="0"/>
          <w:numId w:val="2"/>
        </w:numPr>
        <w:spacing w:after="40" w:before="40"/>
      </w:pPr>
      <w:r>
        <w:rPr>
          <w:rFonts w:ascii="Arial" w:cs="Arial" w:eastAsia="Arial" w:hAnsi="Arial"/>
          <w:sz w:val="20"/>
          <w:szCs w:val="20"/>
        </w:rPr>
        <w:t xml:space="preserve">Enhanced ongoing monitoring (more frequent KYC refresh and transaction review)</w:t>
      </w:r>
    </w:p>
    <w:p>
      <w:r>
        <w:rPr>
          <w:sz w:val="20"/>
          <w:szCs w:val="20"/>
        </w:rPr>
        <w:t xml:space="preserve"/>
      </w:r>
    </w:p>
    <w:p>
      <w:pPr>
        <w:spacing w:after="60" w:before="60"/>
      </w:pPr>
      <w:r>
        <w:rPr>
          <w:rFonts w:ascii="Arial" w:cs="Arial" w:eastAsia="Arial" w:hAnsi="Arial"/>
          <w:sz w:val="20"/>
          <w:szCs w:val="20"/>
        </w:rPr>
        <w:t xml:space="preserve">EDD cases are reviewed and approved by the AML/ATF Officer. Accounts must not be opened without documented EDD completion and approval.</w:t>
      </w:r>
    </w:p>
    <w:p>
      <w:r>
        <w:rPr>
          <w:sz w:val="20"/>
          <w:szCs w:val="20"/>
        </w:rPr>
        <w:t xml:space="preserve"/>
      </w:r>
    </w:p>
    <w:p>
      <w:pPr>
        <w:pBdr>
          <w:left w:val="single" w:color="C00000" w:sz="16" w:space="8"/>
        </w:pBdr>
        <w:shd w:fill="FFE6E6" w:val="clear"/>
        <w:spacing w:after="80" w:before="80"/>
      </w:pPr>
      <w:r>
        <w:rPr>
          <w:rFonts w:ascii="Arial" w:cs="Arial" w:eastAsia="Arial" w:hAnsi="Arial"/>
          <w:color w:val="900000"/>
          <w:sz w:val="20"/>
          <w:szCs w:val="20"/>
        </w:rPr>
        <w:t xml:space="preserve">PEP / HIO NOTICE: Domestic PEPs, Foreign PEPs, and HIOs require PCMLTFA-mandated Enhanced Due Diligence. Senior Management approval is required before opening or maintaining an account for a PEP or HIO. Failure to identify or escalate a PEP/HIO is a FINTRAC reportable offence.</w:t>
      </w:r>
    </w:p>
    <w:p>
      <w:r>
        <w:rPr>
          <w:sz w:val="20"/>
          <w:szCs w:val="20"/>
        </w:rPr>
        <w:t xml:space="preserve"/>
      </w:r>
    </w:p>
    <w:p>
      <w:pPr>
        <w:pStyle w:val="Heading1"/>
        <w:pBdr>
          <w:bottom w:val="single" w:color="003366" w:sz="6" w:space="4"/>
        </w:pBdr>
        <w:spacing w:after="120" w:before="360"/>
      </w:pPr>
      <w:r>
        <w:rPr>
          <w:rFonts w:ascii="Arial" w:cs="Arial" w:eastAsia="Arial" w:hAnsi="Arial"/>
          <w:b/>
          <w:bCs/>
          <w:color w:val="003366"/>
          <w:sz w:val="28"/>
          <w:szCs w:val="28"/>
        </w:rPr>
        <w:t xml:space="preserve">7.  Suspicious Transaction Reporting</w:t>
      </w:r>
    </w:p>
    <w:p>
      <w:pPr>
        <w:spacing w:after="60" w:before="60"/>
      </w:pPr>
      <w:r>
        <w:rPr>
          <w:rFonts w:ascii="Arial" w:cs="Arial" w:eastAsia="Arial" w:hAnsi="Arial"/>
          <w:sz w:val="20"/>
          <w:szCs w:val="20"/>
        </w:rPr>
        <w:t xml:space="preserve">Where reasonable grounds exist to suspect that a transaction or attempted transaction is related to money laundering or terrorist financing, an STR must be filed with FINTRAC.</w:t>
      </w:r>
    </w:p>
    <w:p>
      <w:r>
        <w:rPr>
          <w:sz w:val="20"/>
          <w:szCs w:val="20"/>
        </w:rPr>
        <w:t xml:space="preserve"/>
      </w:r>
    </w:p>
    <w:p>
      <w:pPr>
        <w:spacing w:after="60" w:before="60"/>
      </w:pPr>
      <w:r>
        <w:rPr>
          <w:rFonts w:ascii="Arial" w:cs="Arial" w:eastAsia="Arial" w:hAnsi="Arial"/>
          <w:sz w:val="20"/>
          <w:szCs w:val="20"/>
        </w:rPr>
        <w:t xml:space="preserve">STR filing is the responsibility of the AML/ATF Officer. The IA/RM must escalate suspicious activity to the AML/ATF Officer immediately upon identification.</w:t>
      </w:r>
    </w:p>
    <w:p>
      <w:r>
        <w:rPr>
          <w:sz w:val="20"/>
          <w:szCs w:val="20"/>
        </w:rPr>
        <w:t xml:space="preserve"/>
      </w:r>
    </w:p>
    <w:p>
      <w:pPr>
        <w:spacing w:after="60" w:before="60"/>
      </w:pPr>
      <w:r>
        <w:t xml:space="preserve">STRs are filed electronically with FINTRAC. </w:t>
      </w:r>
      <w:del w:id="5" w:author="TRACE Document Uplift" w:date="2026-05-07T15:50:18+00:00">
        <w:r>
          <w:delText>The STR must be completed and submitted. Transaction records are retained for 7 years.</w:delText>
        </w:r>
      </w:del>
      <w:commentRangeStart w:id="2"/>
      <w:ins w:id="6" w:author="TRACE Document Uplift" w:date="2026-05-07T15:50:18+00:00">
        <w:r>
          <w:t>The STR must be completed and submitted electronically. The STR filing date and the FINTRAC reference number must be recorded in the client file. Transaction records are retained for 7 years.</w:t>
        </w:r>
      </w:ins>
      <w:commentRangeEnd w:id="2"/>
      <w:r>
        <w:commentReference w:id="2"/>
      </w:r>
    </w:p>
    <w:p>
      <w:r>
        <w:rPr>
          <w:sz w:val="20"/>
          <w:szCs w:val="20"/>
        </w:rPr>
        <w:t xml:space="preserve"/>
      </w:r>
    </w:p>
    <w:p>
      <w:pPr>
        <w:pBdr>
          <w:left w:val="single" w:color="C00000" w:sz="16" w:space="8"/>
        </w:pBdr>
        <w:shd w:fill="FFE6E6" w:val="clear"/>
        <w:spacing w:after="80" w:before="80"/>
      </w:pPr>
      <w:r>
        <w:rPr>
          <w:rFonts w:ascii="Arial" w:cs="Arial" w:eastAsia="Arial" w:hAnsi="Arial"/>
          <w:color w:val="900000"/>
          <w:sz w:val="20"/>
          <w:szCs w:val="20"/>
        </w:rPr>
        <w:t xml:space="preserve">FINTRAC REPORTING: STRs must be filed with FINTRAC as soon as practicable after reasonable grounds are established. Tipping off the client that an STR has been or may be filed is prohibited under the PCMLTFA.</w:t>
      </w:r>
    </w:p>
    <w:p>
      <w:r>
        <w:rPr>
          <w:sz w:val="20"/>
          <w:szCs w:val="20"/>
        </w:rPr>
        <w:t xml:space="preserve"/>
      </w:r>
    </w:p>
    <w:p>
      <w:pPr>
        <w:pStyle w:val="Heading1"/>
        <w:pBdr>
          <w:bottom w:val="single" w:color="003366" w:sz="6" w:space="4"/>
        </w:pBdr>
        <w:spacing w:after="120" w:before="360"/>
      </w:pPr>
      <w:r>
        <w:rPr>
          <w:rFonts w:ascii="Arial" w:cs="Arial" w:eastAsia="Arial" w:hAnsi="Arial"/>
          <w:b/>
          <w:bCs/>
          <w:color w:val="003366"/>
          <w:sz w:val="28"/>
          <w:szCs w:val="28"/>
        </w:rPr>
        <w:t xml:space="preserve">8.  Exceptions</w:t>
      </w:r>
    </w:p>
    <w:p>
      <w:pPr>
        <w:spacing w:after="60" w:before="60"/>
      </w:pPr>
      <w:r>
        <w:rPr>
          <w:rFonts w:ascii="Arial" w:cs="Arial" w:eastAsia="Arial" w:hAnsi="Arial"/>
          <w:sz w:val="20"/>
          <w:szCs w:val="20"/>
        </w:rPr>
        <w:t xml:space="preserve">Any deviation from this SOP requires documented approval. Exceptions must be submitted to Compliance for review. Exceptions involving regulatory requirements (client identification, AML screening, STR obligations) may not be waived without written Senior Compliance approval.</w:t>
      </w:r>
    </w:p>
    <w:p>
      <w:r>
        <w:rPr>
          <w:sz w:val="20"/>
          <w:szCs w:val="20"/>
        </w:rPr>
        <w:t xml:space="preserve"/>
      </w:r>
    </w:p>
    <w:p>
      <w:pPr>
        <w:spacing w:after="60" w:before="60"/>
      </w:pPr>
      <w:r>
        <w:rPr>
          <w:rFonts w:ascii="Arial" w:cs="Arial" w:eastAsia="Arial" w:hAnsi="Arial"/>
          <w:sz w:val="20"/>
          <w:szCs w:val="20"/>
        </w:rPr>
        <w:t xml:space="preserve">All exceptions are recorded in the Exception Log and reviewed during the quarterly Compliance Management Committee meeting.</w:t>
      </w:r>
    </w:p>
    <w:p>
      <w:pPr/>
      <w:commentRangeStart w:id="8"/>
      <w:ins w:id="18" w:author="TRACE Document Uplift" w:date="2026-05-07T15:50:19+00:00">
        <w:r>
          <w:t>The SOP differentiates between Compliance – Suitability and Compliance – AML/ATF for exception approval. Exceptions involving AML/ATF, sanctions, or client identification must be approved in writing by the AML/ATF Officer. Exceptions related to suitability or KYC documentation must be approved by Suitability Compliance. All approved exceptions must be recorded in the Compliance Exception Log and cross-referenced in the quarterly Compliance Management Committee minutes.</w:t>
        </w:r>
      </w:ins>
      <w:commentRangeEnd w:id="8"/>
      <w:r>
        <w:commentReference w:id="8"/>
      </w:r>
    </w:p>
    <w:p>
      <w:r>
        <w:rPr>
          <w:sz w:val="20"/>
          <w:szCs w:val="20"/>
        </w:rPr>
        <w:t xml:space="preserve"/>
      </w:r>
    </w:p>
    <w:p>
      <w:pPr>
        <w:pStyle w:val="Heading1"/>
        <w:pBdr>
          <w:bottom w:val="single" w:color="003366" w:sz="6" w:space="4"/>
        </w:pBdr>
        <w:spacing w:after="120" w:before="360"/>
      </w:pPr>
      <w:r>
        <w:rPr>
          <w:rFonts w:ascii="Arial" w:cs="Arial" w:eastAsia="Arial" w:hAnsi="Arial"/>
          <w:b/>
          <w:bCs/>
          <w:color w:val="003366"/>
          <w:sz w:val="28"/>
          <w:szCs w:val="28"/>
        </w:rPr>
        <w:t xml:space="preserve">9.  Document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03366" w:sz="8"/>
              <w:left w:val="single" w:color="003366" w:sz="8"/>
              <w:bottom w:val="single" w:color="003366" w:sz="8"/>
              <w:right w:val="single" w:color="003366" w:sz="8"/>
            </w:tcBorders>
            <w:shd w:fill="003366" w:val="clear"/>
            <w:tcMar>
              <w:top w:type="dxa" w:w="80"/>
              <w:left w:type="dxa" w:w="120"/>
              <w:bottom w:type="dxa" w:w="80"/>
              <w:right w:type="dxa" w:w="120"/>
            </w:tcMar>
          </w:tcPr>
          <w:p>
            <w:r>
              <w:rPr>
                <w:rFonts w:ascii="Arial" w:cs="Arial" w:eastAsia="Arial" w:hAnsi="Arial"/>
                <w:b/>
                <w:bCs/>
                <w:color w:val="FFFFFF"/>
                <w:sz w:val="19"/>
                <w:szCs w:val="19"/>
              </w:rPr>
              <w:t xml:space="preserve">Reference</w:t>
            </w:r>
          </w:p>
        </w:tc>
        <w:tc>
          <w:tcPr>
            <w:tcW w:type="dxa" w:w="6560"/>
            <w:tcBorders>
              <w:top w:val="single" w:color="003366" w:sz="8"/>
              <w:left w:val="single" w:color="003366" w:sz="8"/>
              <w:bottom w:val="single" w:color="003366" w:sz="8"/>
              <w:right w:val="single" w:color="003366" w:sz="8"/>
            </w:tcBorders>
            <w:shd w:fill="003366" w:val="clear"/>
            <w:tcMar>
              <w:top w:type="dxa" w:w="80"/>
              <w:left w:type="dxa" w:w="120"/>
              <w:bottom w:type="dxa" w:w="80"/>
              <w:right w:type="dxa" w:w="120"/>
            </w:tcMar>
          </w:tcPr>
          <w:p>
            <w:r>
              <w:rPr>
                <w:rFonts w:ascii="Arial" w:cs="Arial" w:eastAsia="Arial" w:hAnsi="Arial"/>
                <w:b/>
                <w:bCs/>
                <w:color w:val="FFFFFF"/>
                <w:sz w:val="19"/>
                <w:szCs w:val="19"/>
              </w:rPr>
              <w:t xml:space="preserve">Document / Regulation</w:t>
            </w:r>
          </w:p>
        </w:tc>
      </w:tr>
      <w:tr>
        <w:tc>
          <w:tcPr>
            <w:tcW w:type="dxa" w:w="28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PCMLTFA</w:t>
            </w:r>
          </w:p>
        </w:tc>
        <w:tc>
          <w:tcPr>
            <w:tcW w:type="dxa" w:w="65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Proceeds of Crime (Money Laundering) and Terrorist Financing Act (Canada)</w:t>
            </w:r>
          </w:p>
        </w:tc>
      </w:tr>
      <w:tr>
        <w:tc>
          <w:tcPr>
            <w:tcW w:type="dxa" w:w="28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PCMLTFR</w:t>
            </w:r>
          </w:p>
        </w:tc>
        <w:tc>
          <w:tcPr>
            <w:tcW w:type="dxa" w:w="65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Proceeds of Crime (Money Laundering) and Terrorist Financing Regulations</w:t>
            </w:r>
          </w:p>
        </w:tc>
      </w:tr>
      <w:tr>
        <w:tc>
          <w:tcPr>
            <w:tcW w:type="dxa" w:w="28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FINTRAC GL-01</w:t>
            </w:r>
          </w:p>
        </w:tc>
        <w:tc>
          <w:tcPr>
            <w:tcW w:type="dxa" w:w="65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FINTRAC Guideline: Client Identification Methods</w:t>
            </w:r>
          </w:p>
        </w:tc>
      </w:tr>
      <w:tr>
        <w:tc>
          <w:tcPr>
            <w:tcW w:type="dxa" w:w="28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FINTRAC GL-06E</w:t>
            </w:r>
          </w:p>
        </w:tc>
        <w:tc>
          <w:tcPr>
            <w:tcW w:type="dxa" w:w="65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FINTRAC Guideline: Record Keeping Requirements (7-year retention)</w:t>
            </w:r>
          </w:p>
        </w:tc>
      </w:tr>
      <w:tr>
        <w:tc>
          <w:tcPr>
            <w:tcW w:type="dxa" w:w="28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CIRO Rule 3200</w:t>
            </w:r>
          </w:p>
        </w:tc>
        <w:tc>
          <w:tcPr>
            <w:tcW w:type="dxa" w:w="65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Know Your Client – Suitability and Client Information Requirements</w:t>
            </w:r>
          </w:p>
        </w:tc>
      </w:tr>
      <w:tr>
        <w:tc>
          <w:tcPr>
            <w:tcW w:type="dxa" w:w="28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CIRO Rule 3400</w:t>
            </w:r>
          </w:p>
        </w:tc>
        <w:tc>
          <w:tcPr>
            <w:tcW w:type="dxa" w:w="65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Supervision and Branch Manager Responsibilities</w:t>
            </w:r>
          </w:p>
        </w:tc>
      </w:tr>
      <w:tr>
        <w:tc>
          <w:tcPr>
            <w:tcW w:type="dxa" w:w="28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NI 31-103</w:t>
            </w:r>
          </w:p>
        </w:tc>
        <w:tc>
          <w:tcPr>
            <w:tcW w:type="dxa" w:w="65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National Instrument 31-103 – Registration Requirements, Exemptions and Ongoing Registrant Obligations</w:t>
            </w:r>
          </w:p>
        </w:tc>
      </w:tr>
      <w:tr>
        <w:tc>
          <w:tcPr>
            <w:tcW w:type="dxa" w:w="28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OSC Staff Notice 33-748</w:t>
            </w:r>
          </w:p>
        </w:tc>
        <w:tc>
          <w:tcPr>
            <w:tcW w:type="dxa" w:w="65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Compliance and Registrant Regulation Branch Annual Summary Report</w:t>
            </w:r>
          </w:p>
        </w:tc>
      </w:tr>
      <w:tr>
        <w:tc>
          <w:tcPr>
            <w:tcW w:type="dxa" w:w="28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POL-WM-AML-001</w:t>
            </w:r>
          </w:p>
        </w:tc>
        <w:tc>
          <w:tcPr>
            <w:tcW w:type="dxa" w:w="65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Enterprise AML/ATF Policy</w:t>
            </w:r>
          </w:p>
        </w:tc>
      </w:tr>
      <w:tr>
        <w:tc>
          <w:tcPr>
            <w:tcW w:type="dxa" w:w="28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POL-WM-COMPL-002</w:t>
            </w:r>
          </w:p>
        </w:tc>
        <w:tc>
          <w:tcPr>
            <w:tcW w:type="dxa" w:w="65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Wealth Management Compliance Policy</w:t>
            </w:r>
          </w:p>
        </w:tc>
      </w:tr>
      <w:tr>
        <w:tc>
          <w:tcPr>
            <w:tcW w:type="dxa" w:w="28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POL-WM-SUIT-003</w:t>
            </w:r>
          </w:p>
        </w:tc>
        <w:tc>
          <w:tcPr>
            <w:tcW w:type="dxa" w:w="65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Suitability Assessment Policy</w:t>
            </w:r>
          </w:p>
        </w:tc>
      </w:tr>
      <w:tr>
        <w:tc>
          <w:tcPr>
            <w:tcW w:type="dxa" w:w="28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PROC-SCREEN-WM-001</w:t>
            </w:r>
          </w:p>
          <w:p>
            <w:pPr/>
            <w:commentRangeStart w:id="6"/>
            <w:ins w:id="14" w:author="TRACE Document Uplift" w:date="2026-05-07T15:50:18+00:00">
              <w:r>
                <w:t>The AML/ATF Officer will perform client screening using the approved platform (PROC-SCREEN-WM-001). If a potential match is identified, the account must be placed on a manual hold in the system until the AML/ATF Officer provides a documented final disposition.</w:t>
              </w:r>
            </w:ins>
            <w:commentRangeEnd w:id="6"/>
            <w:r>
              <w:commentReference w:id="6"/>
            </w:r>
          </w:p>
        </w:tc>
        <w:tc>
          <w:tcPr>
            <w:tcW w:type="dxa" w:w="65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AML Screening and PEP/HIO Identification Procedures</w:t>
            </w:r>
          </w:p>
        </w:tc>
      </w:tr>
      <w:tr>
        <w:tc>
          <w:tcPr>
            <w:tcW w:type="dxa" w:w="28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TMD-NAAF-STD</w:t>
            </w:r>
          </w:p>
        </w:tc>
        <w:tc>
          <w:tcPr>
            <w:tcW w:type="dxa" w:w="65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Standard New Account Application Form Template</w:t>
            </w:r>
          </w:p>
        </w:tc>
      </w:tr>
      <w:tr>
        <w:tc>
          <w:tcPr>
            <w:tcW w:type="dxa" w:w="28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TMD-IPS-STD</w:t>
            </w:r>
          </w:p>
        </w:tc>
        <w:tc>
          <w:tcPr>
            <w:tcW w:type="dxa" w:w="65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Standard Investment Policy Statement Template (Discretionary Accounts)</w:t>
            </w:r>
          </w:p>
        </w:tc>
      </w:tr>
      <w:tr>
        <w:tc>
          <w:tcPr>
            <w:tcW w:type="dxa" w:w="28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REC-RET-WM-001</w:t>
            </w:r>
          </w:p>
        </w:tc>
        <w:tc>
          <w:tcPr>
            <w:tcW w:type="dxa" w:w="65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Wealth Management Records Retention Schedule</w:t>
            </w:r>
          </w:p>
        </w:tc>
      </w:tr>
    </w:tbl>
    <w:p>
      <w:r>
        <w:rPr>
          <w:sz w:val="20"/>
          <w:szCs w:val="20"/>
        </w:rPr>
        <w:t xml:space="preserve"/>
      </w:r>
    </w:p>
    <w:p>
      <w:pPr>
        <w:pStyle w:val="Heading1"/>
        <w:pBdr>
          <w:bottom w:val="single" w:color="003366" w:sz="6" w:space="4"/>
        </w:pBdr>
        <w:spacing w:after="120" w:before="360"/>
      </w:pPr>
      <w:r>
        <w:rPr>
          <w:rFonts w:ascii="Arial" w:cs="Arial" w:eastAsia="Arial" w:hAnsi="Arial"/>
          <w:b/>
          <w:bCs/>
          <w:color w:val="003366"/>
          <w:sz w:val="28"/>
          <w:szCs w:val="28"/>
        </w:rPr>
        <w:t xml:space="preserve">10.  Document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800"/>
        <w:gridCol w:w="2600"/>
        <w:gridCol w:w="3860"/>
      </w:tblGrid>
      <w:tr>
        <w:trPr>
          <w:tblHeader/>
        </w:trPr>
        <w:tc>
          <w:tcPr>
            <w:tcW w:type="dxa" w:w="1100"/>
            <w:tcBorders>
              <w:top w:val="single" w:color="003366" w:sz="8"/>
              <w:left w:val="single" w:color="003366" w:sz="8"/>
              <w:bottom w:val="single" w:color="003366" w:sz="8"/>
              <w:right w:val="single" w:color="003366" w:sz="8"/>
            </w:tcBorders>
            <w:shd w:fill="003366" w:val="clear"/>
            <w:tcMar>
              <w:top w:type="dxa" w:w="80"/>
              <w:left w:type="dxa" w:w="120"/>
              <w:bottom w:type="dxa" w:w="80"/>
              <w:right w:type="dxa" w:w="120"/>
            </w:tcMar>
          </w:tcPr>
          <w:p>
            <w:r>
              <w:rPr>
                <w:rFonts w:ascii="Arial" w:cs="Arial" w:eastAsia="Arial" w:hAnsi="Arial"/>
                <w:b/>
                <w:bCs/>
                <w:color w:val="FFFFFF"/>
                <w:sz w:val="19"/>
                <w:szCs w:val="19"/>
              </w:rPr>
              <w:t xml:space="preserve">Version</w:t>
            </w:r>
          </w:p>
        </w:tc>
        <w:tc>
          <w:tcPr>
            <w:tcW w:type="dxa" w:w="1800"/>
            <w:tcBorders>
              <w:top w:val="single" w:color="003366" w:sz="8"/>
              <w:left w:val="single" w:color="003366" w:sz="8"/>
              <w:bottom w:val="single" w:color="003366" w:sz="8"/>
              <w:right w:val="single" w:color="003366" w:sz="8"/>
            </w:tcBorders>
            <w:shd w:fill="003366" w:val="clear"/>
            <w:tcMar>
              <w:top w:type="dxa" w:w="80"/>
              <w:left w:type="dxa" w:w="120"/>
              <w:bottom w:type="dxa" w:w="80"/>
              <w:right w:type="dxa" w:w="120"/>
            </w:tcMar>
          </w:tcPr>
          <w:p>
            <w:r>
              <w:rPr>
                <w:rFonts w:ascii="Arial" w:cs="Arial" w:eastAsia="Arial" w:hAnsi="Arial"/>
                <w:b/>
                <w:bCs/>
                <w:color w:val="FFFFFF"/>
                <w:sz w:val="19"/>
                <w:szCs w:val="19"/>
              </w:rPr>
              <w:t xml:space="preserve">Date</w:t>
            </w:r>
          </w:p>
        </w:tc>
        <w:tc>
          <w:tcPr>
            <w:tcW w:type="dxa" w:w="2600"/>
            <w:tcBorders>
              <w:top w:val="single" w:color="003366" w:sz="8"/>
              <w:left w:val="single" w:color="003366" w:sz="8"/>
              <w:bottom w:val="single" w:color="003366" w:sz="8"/>
              <w:right w:val="single" w:color="003366" w:sz="8"/>
            </w:tcBorders>
            <w:shd w:fill="003366" w:val="clear"/>
            <w:tcMar>
              <w:top w:type="dxa" w:w="80"/>
              <w:left w:type="dxa" w:w="120"/>
              <w:bottom w:type="dxa" w:w="80"/>
              <w:right w:type="dxa" w:w="120"/>
            </w:tcMar>
          </w:tcPr>
          <w:p>
            <w:r>
              <w:rPr>
                <w:rFonts w:ascii="Arial" w:cs="Arial" w:eastAsia="Arial" w:hAnsi="Arial"/>
                <w:b/>
                <w:bCs/>
                <w:color w:val="FFFFFF"/>
                <w:sz w:val="19"/>
                <w:szCs w:val="19"/>
              </w:rPr>
              <w:t xml:space="preserve">Author</w:t>
            </w:r>
          </w:p>
        </w:tc>
        <w:tc>
          <w:tcPr>
            <w:tcW w:type="dxa" w:w="3860"/>
            <w:tcBorders>
              <w:top w:val="single" w:color="003366" w:sz="8"/>
              <w:left w:val="single" w:color="003366" w:sz="8"/>
              <w:bottom w:val="single" w:color="003366" w:sz="8"/>
              <w:right w:val="single" w:color="003366" w:sz="8"/>
            </w:tcBorders>
            <w:shd w:fill="003366" w:val="clear"/>
            <w:tcMar>
              <w:top w:type="dxa" w:w="80"/>
              <w:left w:type="dxa" w:w="120"/>
              <w:bottom w:type="dxa" w:w="80"/>
              <w:right w:type="dxa" w:w="120"/>
            </w:tcMar>
          </w:tcPr>
          <w:p>
            <w:r>
              <w:rPr>
                <w:rFonts w:ascii="Arial" w:cs="Arial" w:eastAsia="Arial" w:hAnsi="Arial"/>
                <w:b/>
                <w:bCs/>
                <w:color w:val="FFFFFF"/>
                <w:sz w:val="19"/>
                <w:szCs w:val="19"/>
              </w:rPr>
              <w:t xml:space="preserve">Change Summary</w:t>
            </w:r>
          </w:p>
        </w:tc>
      </w:tr>
      <w:tr>
        <w:tc>
          <w:tcPr>
            <w:tcW w:type="dxa" w:w="11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1.0</w:t>
            </w:r>
          </w:p>
        </w:tc>
        <w:tc>
          <w:tcPr>
            <w:tcW w:type="dxa" w:w="18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Feb 2022</w:t>
            </w:r>
          </w:p>
        </w:tc>
        <w:tc>
          <w:tcPr>
            <w:tcW w:type="dxa" w:w="26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M. Leblanc</w:t>
            </w:r>
          </w:p>
        </w:tc>
        <w:tc>
          <w:tcPr>
            <w:tcW w:type="dxa" w:w="38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Initial release post-FINTRAC examination</w:t>
            </w:r>
          </w:p>
        </w:tc>
      </w:tr>
      <w:tr>
        <w:tc>
          <w:tcPr>
            <w:tcW w:type="dxa" w:w="11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2.0</w:t>
            </w:r>
          </w:p>
        </w:tc>
        <w:tc>
          <w:tcPr>
            <w:tcW w:type="dxa" w:w="18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Mar 2023</w:t>
            </w:r>
          </w:p>
        </w:tc>
        <w:tc>
          <w:tcPr>
            <w:tcW w:type="dxa" w:w="26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S. Nguyen</w:t>
            </w:r>
          </w:p>
        </w:tc>
        <w:tc>
          <w:tcPr>
            <w:tcW w:type="dxa" w:w="38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Updated for CIRO consolidation (IIROC/MFDA merger); added CIRO Rule 3200 references</w:t>
            </w:r>
          </w:p>
        </w:tc>
      </w:tr>
      <w:tr>
        <w:tc>
          <w:tcPr>
            <w:tcW w:type="dxa" w:w="11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3.0</w:t>
            </w:r>
          </w:p>
        </w:tc>
        <w:tc>
          <w:tcPr>
            <w:tcW w:type="dxa" w:w="18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Feb 2024</w:t>
            </w:r>
          </w:p>
        </w:tc>
        <w:tc>
          <w:tcPr>
            <w:tcW w:type="dxa" w:w="26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R. Singh</w:t>
            </w:r>
          </w:p>
        </w:tc>
        <w:tc>
          <w:tcPr>
            <w:tcW w:type="dxa" w:w="38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Incorporated FINTRAC 2023 amendments; expanded EDD requirements for trust accounts and nominee structures</w:t>
            </w:r>
          </w:p>
        </w:tc>
      </w:tr>
      <w:tr>
        <w:tc>
          <w:tcPr>
            <w:tcW w:type="dxa" w:w="11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3.1</w:t>
            </w:r>
          </w:p>
        </w:tc>
        <w:tc>
          <w:tcPr>
            <w:tcW w:type="dxa" w:w="18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Feb 2025</w:t>
            </w:r>
          </w:p>
        </w:tc>
        <w:tc>
          <w:tcPr>
            <w:tcW w:type="dxa" w:w="26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Admin Analyst</w:t>
            </w:r>
          </w:p>
        </w:tc>
        <w:tc>
          <w:tcPr>
            <w:tcW w:type="dxa" w:w="38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Minor clarifications to Sections 5.3 and 5.6; updated roles table for new Compliance structure</w:t>
            </w:r>
          </w:p>
        </w:tc>
      </w:tr>
    </w:tbl>
    <w:p>
      <w:r>
        <w:rPr>
          <w:sz w:val="20"/>
          <w:szCs w:val="20"/>
        </w:rPr>
        <w:t xml:space="preserve"/>
      </w:r>
    </w:p>
    <w:p>
      <w:pPr>
        <w:spacing w:after="60" w:before="60"/>
      </w:pPr>
      <w:r>
        <w:rPr>
          <w:rFonts w:ascii="Arial" w:cs="Arial" w:eastAsia="Arial" w:hAnsi="Arial"/>
          <w:i/>
          <w:iCs/>
          <w:color w:val="777777"/>
          <w:sz w:val="18"/>
          <w:szCs w:val="18"/>
        </w:rPr>
        <w:t xml:space="preserve">This document is CONFIDENTIAL and intended for internal use by authorised Wealth Management and Compliance personnel only. Unauthorised distribution or reproduction is prohibited.</w:t>
      </w:r>
    </w:p>
    <w:sectPr>
      <w:headerReference w:type="default" r:id="rId7"/>
      <w:footerReference w:type="default" r:id="rId8"/>
      <w:pgSz w:w="12240" w:h="15840" w:orient="portrait"/>
      <w:pgMar w:top="1083" w:right="1083" w:bottom="1083" w:left="1083" w:header="708" w:footer="708" w:gutter="0"/>
      <w:pgNumType/>
      <w:docGrid w:linePitch="360"/>
    </w:sectPr>
  </w:body>
</w:document>
</file>

<file path=word/comments.xml><?xml version="1.0" encoding="utf-8"?>
<w:comments xmlns:w="http://schemas.openxmlformats.org/wordprocessingml/2006/main">
  <w:comment w:id="0" w:author="TRACE Document Uplift" w:date="2026-05-07T15:50:19+00:00">
    <w:p>
      <w:r>
        <w:t>Enhance NAAF Certification Requirements. Why this was suggested: Control C-02 requires the IA/RM to certify completeness and reference the specific template version. The current SOP mentions the template but not the formal certification step. Source document(s): WM_Client_Onboarding_KYC_SOP_v3.1.docx.</w:t>
      </w:r>
    </w:p>
  </w:comment>
  <w:comment w:id="1" w:author="TRACE Document Uplift" w:date="2026-05-07T15:50:19+00:00">
    <w:p>
      <w:r>
        <w:t>Define Specific KYC Refresh Frequencies. Why this was suggested: Control C-09 specifies risk-based frequencies (Low: 3yr, Medium: Annual, High: Semi-annual). The SOP currently uses vague language ('at least annually or as per the risk rating'). Source document(s): WM_Client_Onboarding_KYC_SOP_v3.1.docx.</w:t>
      </w:r>
    </w:p>
  </w:comment>
  <w:comment w:id="2" w:author="TRACE Document Uplift" w:date="2026-05-07T15:50:19+00:00">
    <w:p>
      <w:r>
        <w:t>Include STR Reference Number Requirement. Why this was suggested: Control C-10 requires the FINTRAC reference number to be recorded in the client file for evidence. The SOP mentions filing but not the recording of the reference number. Source document(s): WM_Client_Onboarding_KYC_SOP_v3.1.docx.</w:t>
      </w:r>
    </w:p>
  </w:comment>
  <w:comment w:id="3" w:author="TRACE Document Uplift" w:date="2026-05-07T15:50:19+00:00">
    <w:p>
      <w:r>
        <w:t>Incorporate Document Retention SLA. Why this was suggested: Control C-11 mandates a 5-business-day window for document storage and a 7-year retention flag. The SOP lacks these specific operational constraints. Source document(s): WM_Client_Onboarding_KYC_SOP_v3.1.docx.</w:t>
      </w:r>
    </w:p>
  </w:comment>
  <w:comment w:id="4" w:author="TRACE Document Uplift" w:date="2026-05-07T15:50:19+00:00">
    <w:p>
      <w:r>
        <w:t>Formalize Supervisor Override Approval. Why this was suggested: Control C-01 specifies that supervisor overrides of completeness checks require Branch Manager approval. This is not captured in section 5.2. Source document(s): WM_Client_Onboarding_KYC_SOP_v3.1.docx.</w:t>
      </w:r>
    </w:p>
  </w:comment>
  <w:comment w:id="5" w:author="TRACE Document Uplift" w:date="2026-05-07T15:50:19+00:00">
    <w:p>
      <w:r>
        <w:t>Formalize NAAF Completeness and Override Process. Why this was suggested: The testing report indicates SOP Section 5.2 lacks references to the completeness check and the Branch Manager override requirement (C-01). Source document(s): WM_Control_Test_Evidence_Q1_2025.docx.</w:t>
      </w:r>
    </w:p>
  </w:comment>
  <w:comment w:id="6" w:author="TRACE Document Uplift" w:date="2026-05-07T15:50:19+00:00">
    <w:p>
      <w:r>
        <w:t>Specify AML Screening Platform and Disposition. Why this was suggested: SOP Section 5.3 does not name the approved screening tool or define the manual hold process for positive matches identified during testing. Source document(s): WM_Control_Test_Evidence_Q1_2025.docx.</w:t>
      </w:r>
    </w:p>
  </w:comment>
  <w:comment w:id="7" w:author="TRACE Document Uplift" w:date="2026-05-07T15:50:19+00:00">
    <w:p>
      <w:r>
        <w:t>Mandate Suitability Documentation Before Trading. Why this was suggested: Testing found accounts trading without documented assessments. The SOP needs to reference CIRO Rule 3200 and NI 31-103 and establish a hard gate. Source document(s): WM_Control_Test_Evidence_Q1_2025.docx.</w:t>
      </w:r>
    </w:p>
  </w:comment>
  <w:comment w:id="8" w:author="TRACE Document Uplift" w:date="2026-05-07T15:50:19+00:00">
    <w:p>
      <w:r>
        <w:t>Define Exception Approval Authorities. Why this was suggested: SOP Section 8 fails to distinguish between AML and Suitability compliance roles for exception approvals, leading to improper sign-offs. Source document(s): WM_Control_Test_Evidence_Q1_2025.docx.</w:t>
      </w:r>
    </w:p>
  </w:comment>
  <w:comment w:id="9" w:author="TRACE Document Uplift" w:date="2026-05-07T15:50:19+00:00">
    <w:p>
      <w:r>
        <w:t>Specify KYC Refresh Frequencies by Risk Rating. Why this was suggested: The SOP lacks the specific frequency requirements defined in control C-09, leading to overdue refreshes for high-risk clients. Source document(s): WM_Control_Test_Evidence_Q1_2025.docx.</w:t>
      </w:r>
    </w:p>
  </w:comment>
  <w:comment w:id="10" w:author="TRACE Document Uplift" w:date="2026-05-07T15:50:19+00:00">
    <w:p>
      <w:r>
        <w:t>Add SOP coverage for C-06. Target: Procedure update; Why this was suggested: Add the missing activity to the process narrative. Source document(s): WM_Client_Onboarding_KYC_SOP_v3.1.docx; WM_Risk_Controls_Matrix.xlsx - Risk Control Matrix row 8.</w:t>
      </w:r>
    </w:p>
  </w:comment>
  <w:comment w:id="11" w:author="TRACE Document Uplift" w:date="2026-05-07T15:50:19+00:00">
    <w:p>
      <w:r>
        <w:t>Add SOP coverage for C-06. Target: Responsibility update; Why this was suggested: Reflect the accountable role in the responsibilities area. Source document(s): WM_Client_Onboarding_KYC_SOP_v3.1.docx; WM_Risk_Controls_Matrix.xlsx - Risk Control Matrix row 8.</w:t>
      </w:r>
    </w:p>
  </w:comment>
  <w:comment w:id="12" w:author="TRACE Document Uplift" w:date="2026-05-07T15:50:19+00:00">
    <w:p>
      <w:r>
        <w:t>Add SOP coverage for C-07. Target: Procedure update; Why this was suggested: Add the missing activity to the process narrative. Source document(s): WM_Client_Onboarding_KYC_SOP_v3.1.docx; WM_Risk_Controls_Matrix.xlsx - Risk Control Matrix row 9.</w:t>
      </w:r>
    </w:p>
  </w:comment>
  <w:comment w:id="13" w:author="TRACE Document Uplift" w:date="2026-05-07T15:50:19+00:00">
    <w:p>
      <w:r>
        <w:t>Add SOP coverage for C-07. Target: Responsibility update; Why this was suggested: Reflect the accountable role in the responsibilities area. Source document(s): WM_Client_Onboarding_KYC_SOP_v3.1.docx; WM_Risk_Controls_Matrix.xlsx - Risk Control Matrix row 9.</w:t>
      </w:r>
    </w:p>
  </w:comment>
  <w:comment w:id="14" w:author="TRACE Document Uplift" w:date="2026-05-07T15:50:19+00:00">
    <w:p>
      <w:r>
        <w:t>Add SOP coverage for C-09. Target: Procedure update; Why this was suggested: Add the missing activity to the process narrative. Source document(s): WM_Client_Onboarding_KYC_SOP_v3.1.docx; WM_Risk_Controls_Matrix.xlsx - Risk Control Matrix row 11.</w:t>
      </w:r>
    </w:p>
  </w:comment>
  <w:comment w:id="15" w:author="TRACE Document Uplift" w:date="2026-05-07T15:50:19+00:00">
    <w:p>
      <w:r>
        <w:t>Add SOP coverage for C-09. Target: Responsibility update; Why this was suggested: Reflect the accountable role in the responsibilities area. Source document(s): WM_Client_Onboarding_KYC_SOP_v3.1.docx; WM_Risk_Controls_Matrix.xlsx - Risk Control Matrix row 11.</w:t>
      </w:r>
    </w:p>
  </w:comment>
  <w:comment w:id="16" w:author="TRACE Document Uplift" w:date="2026-05-07T15:50:19+00:00">
    <w:p>
      <w:r>
        <w:t>Add SOP coverage for C-10. Target: Procedure update; Why this was suggested: Add the missing activity to the process narrative. Source document(s): WM_Client_Onboarding_KYC_SOP_v3.1.docx; WM_Risk_Controls_Matrix.xlsx - Risk Control Matrix row 12.</w:t>
      </w:r>
    </w:p>
  </w:comment>
  <w:comment w:id="17" w:author="TRACE Document Uplift" w:date="2026-05-07T15:50:19+00:00">
    <w:p>
      <w:r>
        <w:t>Add SOP coverage for C-10. Target: Responsibility update; Why this was suggested: Reflect the accountable role in the responsibilities area. Source document(s): WM_Client_Onboarding_KYC_SOP_v3.1.docx; WM_Risk_Controls_Matrix.xlsx - Risk Control Matrix row 12.</w:t>
      </w:r>
    </w:p>
  </w:comment>
  <w:comment w:id="18" w:author="TRACE Document Uplift" w:date="2026-05-07T15:50:19+00:00">
    <w:p>
      <w:r>
        <w:t>Add SOP coverage for C-11. Target: Procedure update; Why this was suggested: Add the missing activity to the process narrative. Source document(s): WM_Client_Onboarding_KYC_SOP_v3.1.docx; WM_Risk_Controls_Matrix.xlsx - Risk Control Matrix row 13.</w:t>
      </w:r>
    </w:p>
  </w:comment>
  <w:comment w:id="19" w:author="TRACE Document Uplift" w:date="2026-05-07T15:50:19+00:00">
    <w:p>
      <w:r>
        <w:t>Add SOP coverage for C-11. Target: Responsibility update; Why this was suggested: Reflect the accountable role in the responsibilities area. Source document(s): WM_Client_Onboarding_KYC_SOP_v3.1.docx; WM_Risk_Controls_Matrix.xlsx - Risk Control Matrix row 13.</w:t>
      </w:r>
    </w:p>
  </w:comment>
  <w:comment w:id="20" w:author="TRACE Document Uplift" w:date="2026-05-07T15:50:19+00:00">
    <w:p>
      <w:r>
        <w:t>Add SOP coverage for C-12. Target: Procedure update; Why this was suggested: Add the missing activity to the process narrative. Source document(s): WM_Client_Onboarding_KYC_SOP_v3.1.docx; WM_Risk_Controls_Matrix.xlsx - Risk Control Matrix row 14.</w:t>
      </w:r>
    </w:p>
  </w:comment>
  <w:comment w:id="21" w:author="TRACE Document Uplift" w:date="2026-05-07T15:50:19+00:00">
    <w:p>
      <w:r>
        <w:t>Add SOP coverage for C-12. Target: Responsibility update; Why this was suggested: Reflect the accountable role in the responsibilities area. Source document(s): WM_Client_Onboarding_KYC_SOP_v3.1.docx; WM_Risk_Controls_Matrix.xlsx - Risk Control Matrix row 14.</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3366" w:sz="4" w:space="4"/>
      </w:pBdr>
      <w:spacing w:after="0" w:before="100"/>
    </w:pPr>
    <w:r>
      <w:rPr>
        <w:rFonts w:ascii="Arial" w:cs="Arial" w:eastAsia="Arial" w:hAnsi="Arial"/>
        <w:color w:val="888888"/>
        <w:sz w:val="18"/>
        <w:szCs w:val="18"/>
      </w:rPr>
      <w:t xml:space="preserve">SOP-WM-KYC-ONBOARD-003  |  Compliance &amp; Regulatory  |  Effective 01 Feb 2025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3366" w:sz="6" w:space="4"/>
      </w:pBdr>
      <w:spacing w:after="100" w:before="0"/>
    </w:pPr>
    <w:r>
      <w:rPr>
        <w:rFonts w:ascii="Arial" w:cs="Arial" w:eastAsia="Arial" w:hAnsi="Arial"/>
        <w:color w:val="888888"/>
        <w:sz w:val="18"/>
        <w:szCs w:val="18"/>
      </w:rPr>
      <w:t xml:space="preserve">CONFIDENTIAL  |  Wealth Management &amp; Private Banking  |  </w:t>
    </w:r>
    <w:r>
      <w:rPr>
        <w:rFonts w:ascii="Arial" w:cs="Arial" w:eastAsia="Arial" w:hAnsi="Arial"/>
        <w:b/>
        <w:bCs/>
        <w:color w:val="333333"/>
        <w:sz w:val="18"/>
        <w:szCs w:val="18"/>
      </w:rPr>
      <w:t xml:space="preserve">Wealth Client Onboarding &amp; KYC SOP</w:t>
    </w:r>
    <w:r>
      <w:rPr>
        <w:rFonts w:ascii="Arial" w:cs="Arial" w:eastAsia="Arial" w:hAnsi="Arial"/>
        <w:color w:val="888888"/>
        <w:sz w:val="18"/>
        <w:szCs w:val="18"/>
      </w:rPr>
      <w:t xml:space="preserve">  |  v3.1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trackRevisio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03366"/>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22222"/>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2026-04-28T07:09:23.928Z</dcterms:created>
  <dcterms:modified xsi:type="dcterms:W3CDTF">2026-04-28T07:09:23.929Z</dcterms:modified>
</cp:coreProperties>
</file>

<file path=docProps/custom.xml><?xml version="1.0" encoding="utf-8"?>
<Properties xmlns="http://schemas.openxmlformats.org/officeDocument/2006/custom-properties" xmlns:vt="http://schemas.openxmlformats.org/officeDocument/2006/docPropsVTypes"/>
</file>