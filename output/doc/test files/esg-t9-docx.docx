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
        <w:jc w:val="center"/>
      </w:pPr>
      <w:r>
        <w:rPr>
          <w:rFonts w:ascii="Arial" w:cs="Arial" w:eastAsia="Arial" w:hAnsi="Arial"/>
          <w:b/>
          <w:bCs/>
          <w:color w:val="006B3C"/>
          <w:sz w:val="36"/>
          <w:szCs w:val="36"/>
        </w:rPr>
        <w:t xml:space="preserve">ESG RISK MONITORING AND REPORTING</w:t>
      </w:r>
    </w:p>
    <w:p>
      <w:pPr>
        <w:spacing w:after="480" w:before="0"/>
        <w:jc w:val="center"/>
      </w:pPr>
      <w:r>
        <w:rPr>
          <w:rFonts w:ascii="Arial" w:cs="Arial" w:eastAsia="Arial" w:hAnsi="Arial"/>
          <w:color w:val="2E5FA3"/>
          <w:sz w:val="28"/>
          <w:szCs w:val="28"/>
        </w:rPr>
        <w:t xml:space="preserve">Standard Operating Procedure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006B3C" w:val="clear"/>
            <w:tcMar>
              <w:top w:type="dxa" w:w="80"/>
              <w:left w:type="dxa" w:w="120"/>
              <w:bottom w:type="dxa" w:w="80"/>
              <w:right w:type="dxa" w:w="120"/>
            </w:tcMar>
          </w:tcPr>
          <w:p>
            <w:r>
              <w:rPr>
                <w:rFonts w:ascii="Arial" w:cs="Arial" w:eastAsia="Arial" w:hAnsi="Arial"/>
                <w:b/>
                <w:bCs/>
                <w:color w:val="FFFFFF"/>
                <w:sz w:val="18"/>
                <w:szCs w:val="18"/>
              </w:rPr>
              <w:t xml:space="preserve">Document Title</w:t>
            </w:r>
          </w:p>
        </w:tc>
        <w:tc>
          <w:tcPr>
            <w:tcW w:type="dxa" w:w="6360"/>
            <w:tcBorders>
              <w:top w:val="single" w:color="AAAAAA" w:sz="1"/>
              <w:left w:val="single" w:color="AAAAAA" w:sz="1"/>
              <w:bottom w:val="single" w:color="AAAAAA" w:sz="1"/>
              <w:right w:val="single" w:color="AAAAAA" w:sz="1"/>
            </w:tcBorders>
            <w:shd w:fill="C6EFCE" w:val="clear"/>
            <w:tcMar>
              <w:top w:type="dxa" w:w="60"/>
              <w:left w:type="dxa" w:w="120"/>
              <w:bottom w:type="dxa" w:w="60"/>
              <w:right w:type="dxa" w:w="120"/>
            </w:tcMar>
          </w:tcPr>
          <w:p>
            <w:r>
              <w:rPr>
                <w:rFonts w:ascii="Arial" w:cs="Arial" w:eastAsia="Arial" w:hAnsi="Arial"/>
                <w:b/>
                <w:bCs/>
                <w:color w:val="000000"/>
                <w:sz w:val="18"/>
                <w:szCs w:val="18"/>
              </w:rPr>
              <w:t xml:space="preserve">ESG Risk Monitoring and Reporting Standard Operating Procedure</w:t>
            </w:r>
          </w:p>
        </w:tc>
      </w:tr>
      <w:tr>
        <w:tc>
          <w:tcPr>
            <w:tcW w:type="dxa" w:w="3000"/>
            <w:tcBorders>
              <w:top w:val="single" w:color="AAAAAA" w:sz="1"/>
              <w:left w:val="single" w:color="AAAAAA" w:sz="1"/>
              <w:bottom w:val="single" w:color="AAAAAA" w:sz="1"/>
              <w:right w:val="single" w:color="AAAAAA" w:sz="1"/>
            </w:tcBorders>
            <w:shd w:fill="006B3C" w:val="clear"/>
            <w:tcMar>
              <w:top w:type="dxa" w:w="80"/>
              <w:left w:type="dxa" w:w="120"/>
              <w:bottom w:type="dxa" w:w="80"/>
              <w:right w:type="dxa" w:w="120"/>
            </w:tcMar>
          </w:tcPr>
          <w:p>
            <w:r>
              <w:rPr>
                <w:rFonts w:ascii="Arial" w:cs="Arial" w:eastAsia="Arial" w:hAnsi="Arial"/>
                <w:b/>
                <w:bCs/>
                <w:color w:val="FFFFFF"/>
                <w:sz w:val="18"/>
                <w:szCs w:val="18"/>
              </w:rPr>
              <w:t xml:space="preserve">Document ID</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SOP-ESG-002</w:t>
            </w:r>
          </w:p>
        </w:tc>
      </w:tr>
      <w:tr>
        <w:tc>
          <w:tcPr>
            <w:tcW w:type="dxa" w:w="3000"/>
            <w:tcBorders>
              <w:top w:val="single" w:color="AAAAAA" w:sz="1"/>
              <w:left w:val="single" w:color="AAAAAA" w:sz="1"/>
              <w:bottom w:val="single" w:color="AAAAAA" w:sz="1"/>
              <w:right w:val="single" w:color="AAAAAA" w:sz="1"/>
            </w:tcBorders>
            <w:shd w:fill="006B3C"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1.1</w:t>
            </w:r>
          </w:p>
        </w:tc>
      </w:tr>
      <w:tr>
        <w:tc>
          <w:tcPr>
            <w:tcW w:type="dxa" w:w="3000"/>
            <w:tcBorders>
              <w:top w:val="single" w:color="AAAAAA" w:sz="1"/>
              <w:left w:val="single" w:color="AAAAAA" w:sz="1"/>
              <w:bottom w:val="single" w:color="AAAAAA" w:sz="1"/>
              <w:right w:val="single" w:color="AAAAAA" w:sz="1"/>
            </w:tcBorders>
            <w:shd w:fill="006B3C" w:val="clear"/>
            <w:tcMar>
              <w:top w:type="dxa" w:w="80"/>
              <w:left w:type="dxa" w:w="120"/>
              <w:bottom w:type="dxa" w:w="80"/>
              <w:right w:type="dxa" w:w="120"/>
            </w:tcMar>
          </w:tcPr>
          <w:p>
            <w:r>
              <w:rPr>
                <w:rFonts w:ascii="Arial" w:cs="Arial" w:eastAsia="Arial" w:hAnsi="Arial"/>
                <w:b/>
                <w:bCs/>
                <w:color w:val="FFFFFF"/>
                <w:sz w:val="18"/>
                <w:szCs w:val="18"/>
              </w:rPr>
              <w:t xml:space="preserve">Prepared By</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Sustainability / ESG Team</w:t>
            </w:r>
          </w:p>
        </w:tc>
      </w:tr>
      <w:tr>
        <w:tc>
          <w:tcPr>
            <w:tcW w:type="dxa" w:w="3000"/>
            <w:tcBorders>
              <w:top w:val="single" w:color="AAAAAA" w:sz="1"/>
              <w:left w:val="single" w:color="AAAAAA" w:sz="1"/>
              <w:bottom w:val="single" w:color="AAAAAA" w:sz="1"/>
              <w:right w:val="single" w:color="AAAAAA" w:sz="1"/>
            </w:tcBorders>
            <w:shd w:fill="006B3C" w:val="clear"/>
            <w:tcMar>
              <w:top w:type="dxa" w:w="80"/>
              <w:left w:type="dxa" w:w="120"/>
              <w:bottom w:type="dxa" w:w="80"/>
              <w:right w:type="dxa" w:w="120"/>
            </w:tcMar>
          </w:tcPr>
          <w:p>
            <w:r>
              <w:rPr>
                <w:rFonts w:ascii="Arial" w:cs="Arial" w:eastAsia="Arial" w:hAnsi="Arial"/>
                <w:b/>
                <w:bCs/>
                <w:color w:val="FFFFFF"/>
                <w:sz w:val="18"/>
                <w:szCs w:val="18"/>
              </w:rPr>
              <w:t xml:space="preserve">Reviewed By</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CFO</w:t>
            </w:r>
          </w:p>
        </w:tc>
      </w:tr>
      <w:tr>
        <w:tc>
          <w:tcPr>
            <w:tcW w:type="dxa" w:w="3000"/>
            <w:tcBorders>
              <w:top w:val="single" w:color="AAAAAA" w:sz="1"/>
              <w:left w:val="single" w:color="AAAAAA" w:sz="1"/>
              <w:bottom w:val="single" w:color="AAAAAA" w:sz="1"/>
              <w:right w:val="single" w:color="AAAAAA" w:sz="1"/>
            </w:tcBorders>
            <w:shd w:fill="006B3C" w:val="clear"/>
            <w:tcMar>
              <w:top w:type="dxa" w:w="80"/>
              <w:left w:type="dxa" w:w="120"/>
              <w:bottom w:type="dxa" w:w="80"/>
              <w:right w:type="dxa" w:w="120"/>
            </w:tcMar>
          </w:tcPr>
          <w:p>
            <w:r>
              <w:rPr>
                <w:rFonts w:ascii="Arial" w:cs="Arial" w:eastAsia="Arial" w:hAnsi="Arial"/>
                <w:b/>
                <w:bCs/>
                <w:color w:val="FFFFFF"/>
                <w:sz w:val="18"/>
                <w:szCs w:val="18"/>
              </w:rPr>
              <w:t xml:space="preserve">Date</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April 2024</w:t>
            </w:r>
          </w:p>
        </w:tc>
      </w:tr>
      <w:tr>
        <w:tc>
          <w:tcPr>
            <w:tcW w:type="dxa" w:w="3000"/>
            <w:tcBorders>
              <w:top w:val="single" w:color="AAAAAA" w:sz="1"/>
              <w:left w:val="single" w:color="AAAAAA" w:sz="1"/>
              <w:bottom w:val="single" w:color="AAAAAA" w:sz="1"/>
              <w:right w:val="single" w:color="AAAAAA" w:sz="1"/>
            </w:tcBorders>
            <w:shd w:fill="006B3C"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Active</w:t>
            </w:r>
          </w:p>
        </w:tc>
      </w:tr>
    </w:tbl>
    <w:p>
      <w:r>
        <w:rPr>
          <w:rFonts w:ascii="Arial" w:cs="Arial" w:eastAsia="Arial" w:hAnsi="Arial"/>
          <w:sz w:val="19"/>
          <w:szCs w:val="19"/>
        </w:rPr>
        <w:t xml:space="preserve"/>
      </w:r>
    </w:p>
    <w:p>
      <w:r>
        <w:rPr>
          <w:rFonts w:ascii="Arial" w:cs="Arial" w:eastAsia="Arial" w:hAnsi="Arial"/>
          <w:sz w:val="19"/>
          <w:szCs w:val="19"/>
        </w:rPr>
        <w:t xml:space="preserve"/>
      </w:r>
    </w:p>
    <w:p>
      <w:pPr>
        <w:pStyle w:val="Heading1"/>
        <w:spacing w:after="120" w:before="240"/>
      </w:pPr>
      <w:r>
        <w:rPr>
          <w:rFonts w:ascii="Arial" w:cs="Arial" w:eastAsia="Arial" w:hAnsi="Arial"/>
          <w:b/>
          <w:bCs/>
          <w:color w:val="006B3C"/>
          <w:sz w:val="28"/>
          <w:szCs w:val="28"/>
        </w:rPr>
        <w:t xml:space="preserve">1. Purpose</w:t>
      </w:r>
    </w:p>
    <w:p>
      <w:pPr>
        <w:spacing w:after="80" w:before="80"/>
      </w:pPr>
      <w:r>
        <w:rPr>
          <w:rFonts w:ascii="Arial" w:cs="Arial" w:eastAsia="Arial" w:hAnsi="Arial"/>
          <w:sz w:val="19"/>
          <w:szCs w:val="19"/>
        </w:rPr>
        <w:t xml:space="preserve">This Standard Operating Procedure (SOP) defines the process for collecting, monitoring, reporting, and managing deviations in Environmental, Social, and Governance (ESG) data and metrics at the bank.</w:t>
      </w:r>
    </w:p>
    <w:p>
      <w:pPr>
        <w:spacing w:after="80" w:before="80"/>
      </w:pPr>
      <w:r>
        <w:rPr>
          <w:rFonts w:ascii="Arial" w:cs="Arial" w:eastAsia="Arial" w:hAnsi="Arial"/>
          <w:sz w:val="19"/>
          <w:szCs w:val="19"/>
        </w:rPr>
        <w:t xml:space="preserve">The objective is to ensure that ESG information reported internally and externally is accurate, complete, and consistent, and that material deviations from targets are identified and managed in a timely manner.</w:t>
      </w:r>
    </w:p>
    <w:p>
      <w:pPr>
        <w:spacing w:after="60" w:before="60"/>
      </w:pPr>
      <w:r>
        <w:rPr>
          <w:rFonts w:ascii="Arial" w:cs="Arial" w:eastAsia="Arial" w:hAnsi="Arial"/>
          <w:b/>
          <w:bCs/>
          <w:color w:val="C00000"/>
          <w:sz w:val="18"/>
          <w:szCs w:val="18"/>
        </w:rPr>
        <w:t xml:space="preserve">Note: </w:t>
      </w:r>
      <w:r>
        <w:rPr>
          <w:rFonts w:ascii="Arial" w:cs="Arial" w:eastAsia="Arial" w:hAnsi="Arial"/>
          <w:i/>
          <w:iCs/>
          <w:color w:val="595959"/>
          <w:sz w:val="18"/>
          <w:szCs w:val="18"/>
        </w:rPr>
        <w:t xml:space="preserve">No reference to the bank's ESG strategy, corporate sustainability policy, or applicable reporting frameworks (SEBI BRSR, TCFD, ISSB IFRS S1/S2, GRI) is made in this section.</w:t>
      </w:r>
    </w:p>
    <w:p>
      <w:r>
        <w:rPr>
          <w:rFonts w:ascii="Arial" w:cs="Arial" w:eastAsia="Arial" w:hAnsi="Arial"/>
          <w:sz w:val="19"/>
          <w:szCs w:val="19"/>
        </w:rPr>
        <w:t xml:space="preserve"/>
      </w:r>
    </w:p>
    <w:p>
      <w:pPr>
        <w:pStyle w:val="Heading1"/>
        <w:spacing w:after="120" w:before="240"/>
      </w:pPr>
      <w:r>
        <w:rPr>
          <w:rFonts w:ascii="Arial" w:cs="Arial" w:eastAsia="Arial" w:hAnsi="Arial"/>
          <w:b/>
          <w:bCs/>
          <w:color w:val="006B3C"/>
          <w:sz w:val="28"/>
          <w:szCs w:val="28"/>
        </w:rPr>
        <w:t xml:space="preserve">2. Scope</w:t>
      </w:r>
    </w:p>
    <w:p>
      <w:pPr>
        <w:spacing w:after="80" w:before="80"/>
      </w:pPr>
      <w:r>
        <w:rPr>
          <w:rFonts w:ascii="Arial" w:cs="Arial" w:eastAsia="Arial" w:hAnsi="Arial"/>
          <w:sz w:val="19"/>
          <w:szCs w:val="19"/>
        </w:rPr>
        <w:t xml:space="preserve">This SOP applies to all ESG data collected and reported by the bank, covering Environmental, Social, and Governance metrics. It is applicable to:</w:t>
      </w:r>
    </w:p>
    <w:p>
      <w:pPr>
        <w:pStyle w:val="ListParagraph"/>
        <w:numPr>
          <w:ilvl w:val="0"/>
          <w:numId w:val="2"/>
        </w:numPr>
        <w:spacing w:after="40" w:before="40"/>
      </w:pPr>
      <w:r>
        <w:rPr>
          <w:rFonts w:ascii="Arial" w:cs="Arial" w:eastAsia="Arial" w:hAnsi="Arial"/>
          <w:sz w:val="19"/>
          <w:szCs w:val="19"/>
        </w:rPr>
        <w:t xml:space="preserve">The corporate sustainability / ESG team</w:t>
      </w:r>
    </w:p>
    <w:p>
      <w:pPr>
        <w:pStyle w:val="ListParagraph"/>
        <w:numPr>
          <w:ilvl w:val="0"/>
          <w:numId w:val="2"/>
        </w:numPr>
        <w:spacing w:after="40" w:before="40"/>
      </w:pPr>
      <w:r>
        <w:rPr>
          <w:rFonts w:ascii="Arial" w:cs="Arial" w:eastAsia="Arial" w:hAnsi="Arial"/>
          <w:sz w:val="19"/>
          <w:szCs w:val="19"/>
        </w:rPr>
        <w:t xml:space="preserve">Finance, HR, Facilities, IT, and other functions that contribute ESG data</w:t>
      </w:r>
    </w:p>
    <w:p>
      <w:pPr>
        <w:pStyle w:val="ListParagraph"/>
        <w:numPr>
          <w:ilvl w:val="0"/>
          <w:numId w:val="2"/>
        </w:numPr>
        <w:spacing w:after="40" w:before="40"/>
      </w:pPr>
      <w:r>
        <w:rPr>
          <w:rFonts w:ascii="Arial" w:cs="Arial" w:eastAsia="Arial" w:hAnsi="Arial"/>
          <w:sz w:val="19"/>
          <w:szCs w:val="19"/>
        </w:rPr>
        <w:t xml:space="preserve">Internal reporting to senior management and the board</w:t>
      </w:r>
    </w:p>
    <w:p>
      <w:pPr>
        <w:pStyle w:val="ListParagraph"/>
        <w:numPr>
          <w:ilvl w:val="0"/>
          <w:numId w:val="2"/>
        </w:numPr>
        <w:spacing w:after="40" w:before="40"/>
      </w:pPr>
      <w:r>
        <w:rPr>
          <w:rFonts w:ascii="Arial" w:cs="Arial" w:eastAsia="Arial" w:hAnsi="Arial"/>
          <w:sz w:val="19"/>
          <w:szCs w:val="19"/>
        </w:rPr>
        <w:t xml:space="preserve">External reporting including the annual BRSR disclosure and sustainability report</w:t>
      </w:r>
    </w:p>
    <w:p>
      <w:pPr>
        <w:spacing w:after="80" w:before="80"/>
      </w:pPr>
      <w:r>
        <w:rPr>
          <w:rFonts w:ascii="Arial" w:cs="Arial" w:eastAsia="Arial" w:hAnsi="Arial"/>
          <w:sz w:val="19"/>
          <w:szCs w:val="19"/>
        </w:rPr>
        <w:t xml:space="preserve">This SOP covers direct operations of the bank. It does not cover financed emissions in detail.</w:t>
      </w:r>
    </w:p>
    <w:p>
      <w:pPr>
        <w:spacing w:after="60" w:before="60"/>
      </w:pPr>
      <w:r>
        <w:rPr>
          <w:rFonts w:ascii="Arial" w:cs="Arial" w:eastAsia="Arial" w:hAnsi="Arial"/>
          <w:b/>
          <w:bCs/>
          <w:color w:val="C00000"/>
          <w:sz w:val="18"/>
          <w:szCs w:val="18"/>
        </w:rPr>
        <w:t xml:space="preserve">Note: </w:t>
      </w:r>
      <w:r>
        <w:rPr>
          <w:rFonts w:ascii="Arial" w:cs="Arial" w:eastAsia="Arial" w:hAnsi="Arial"/>
          <w:i/>
          <w:iCs/>
          <w:color w:val="595959"/>
          <w:sz w:val="18"/>
          <w:szCs w:val="18"/>
        </w:rPr>
        <w:t xml:space="preserve">Financed emissions (Scope 3 Category 15) are excluded from this SOP without a separate methodology or owner defined. This is a significant gap given BRSR Core requirements.</w:t>
      </w:r>
    </w:p>
    <w:p>
      <w:r>
        <w:rPr>
          <w:rFonts w:ascii="Arial" w:cs="Arial" w:eastAsia="Arial" w:hAnsi="Arial"/>
          <w:sz w:val="19"/>
          <w:szCs w:val="19"/>
        </w:rPr>
        <w:t xml:space="preserve"/>
      </w:r>
    </w:p>
    <w:p>
      <w:pPr>
        <w:pStyle w:val="Heading1"/>
        <w:spacing w:after="120" w:before="240"/>
      </w:pPr>
      <w:r>
        <w:rPr>
          <w:rFonts w:ascii="Arial" w:cs="Arial" w:eastAsia="Arial" w:hAnsi="Arial"/>
          <w:b/>
          <w:bCs/>
          <w:color w:val="006B3C"/>
          <w:sz w:val="28"/>
          <w:szCs w:val="28"/>
        </w:rPr>
        <w:t xml:space="preserve">3. ESG Metric Framework</w:t>
      </w:r>
    </w:p>
    <w:p>
      <w:pPr>
        <w:spacing w:after="80" w:before="80"/>
      </w:pPr>
      <w:r>
        <w:rPr>
          <w:rFonts w:ascii="Arial" w:cs="Arial" w:eastAsia="Arial" w:hAnsi="Arial"/>
          <w:sz w:val="19"/>
          <w:szCs w:val="19"/>
        </w:rPr>
        <w:t xml:space="preserve">The bank tracks a range of ESG metrics across Environmental, Social, and Governance pillars. The table below lists the key metrics, their data sources, and reporting frequency.</w:t>
      </w:r>
    </w:p>
    <w:p>
      <w:pPr>
        <w:spacing w:after="60" w:before="60"/>
      </w:pPr>
      <w:r>
        <w:rPr>
          <w:rFonts w:ascii="Arial" w:cs="Arial" w:eastAsia="Arial" w:hAnsi="Arial"/>
          <w:b/>
          <w:bCs/>
          <w:color w:val="C00000"/>
          <w:sz w:val="18"/>
          <w:szCs w:val="18"/>
        </w:rPr>
        <w:t xml:space="preserve">Note: </w:t>
      </w:r>
      <w:r>
        <w:rPr>
          <w:rFonts w:ascii="Arial" w:cs="Arial" w:eastAsia="Arial" w:hAnsi="Arial"/>
          <w:i/>
          <w:iCs/>
          <w:color w:val="595959"/>
          <w:sz w:val="18"/>
          <w:szCs w:val="18"/>
        </w:rPr>
        <w:t xml:space="preserve">Quantitative deviation thresholds are not defined for any metric. Data ownership is not assigned to specific named roles or systems. This table cannot be used to trigger formal escalations.</w:t>
      </w:r>
    </w:p>
    <w:p>
      <w:r>
        <w:rPr>
          <w:rFonts w:ascii="Arial" w:cs="Arial" w:eastAsia="Arial" w:hAnsi="Arial"/>
          <w:sz w:val="19"/>
          <w:szCs w:val="19"/>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200"/>
        <w:gridCol w:w="3160"/>
      </w:tblGrid>
      <w:tr>
        <w:tc>
          <w:tcPr>
            <w:tcW w:type="dxa" w:w="1200"/>
            <w:tcBorders>
              <w:top w:val="single" w:color="AAAAAA" w:sz="1"/>
              <w:left w:val="single" w:color="AAAAAA" w:sz="1"/>
              <w:bottom w:val="single" w:color="AAAAAA" w:sz="1"/>
              <w:right w:val="single" w:color="AAAAAA" w:sz="1"/>
            </w:tcBorders>
            <w:shd w:fill="006B3C" w:val="clear"/>
            <w:tcMar>
              <w:top w:type="dxa" w:w="80"/>
              <w:left w:type="dxa" w:w="120"/>
              <w:bottom w:type="dxa" w:w="80"/>
              <w:right w:type="dxa" w:w="120"/>
            </w:tcMar>
          </w:tcPr>
          <w:p>
            <w:r>
              <w:rPr>
                <w:rFonts w:ascii="Arial" w:cs="Arial" w:eastAsia="Arial" w:hAnsi="Arial"/>
                <w:b/>
                <w:bCs/>
                <w:color w:val="FFFFFF"/>
                <w:sz w:val="18"/>
                <w:szCs w:val="18"/>
              </w:rPr>
              <w:t xml:space="preserve">Pillar</w:t>
            </w:r>
          </w:p>
        </w:tc>
        <w:tc>
          <w:tcPr>
            <w:tcW w:type="dxa" w:w="2800"/>
            <w:tcBorders>
              <w:top w:val="single" w:color="AAAAAA" w:sz="1"/>
              <w:left w:val="single" w:color="AAAAAA" w:sz="1"/>
              <w:bottom w:val="single" w:color="AAAAAA" w:sz="1"/>
              <w:right w:val="single" w:color="AAAAAA" w:sz="1"/>
            </w:tcBorders>
            <w:shd w:fill="006B3C"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2200"/>
            <w:tcBorders>
              <w:top w:val="single" w:color="AAAAAA" w:sz="1"/>
              <w:left w:val="single" w:color="AAAAAA" w:sz="1"/>
              <w:bottom w:val="single" w:color="AAAAAA" w:sz="1"/>
              <w:right w:val="single" w:color="AAAAAA" w:sz="1"/>
            </w:tcBorders>
            <w:shd w:fill="006B3C" w:val="clear"/>
            <w:tcMar>
              <w:top w:type="dxa" w:w="80"/>
              <w:left w:type="dxa" w:w="120"/>
              <w:bottom w:type="dxa" w:w="80"/>
              <w:right w:type="dxa" w:w="120"/>
            </w:tcMar>
          </w:tcPr>
          <w:p>
            <w:r>
              <w:rPr>
                <w:rFonts w:ascii="Arial" w:cs="Arial" w:eastAsia="Arial" w:hAnsi="Arial"/>
                <w:b/>
                <w:bCs/>
                <w:color w:val="FFFFFF"/>
                <w:sz w:val="18"/>
                <w:szCs w:val="18"/>
              </w:rPr>
              <w:t xml:space="preserve">Data Source</w:t>
            </w:r>
          </w:p>
        </w:tc>
        <w:tc>
          <w:tcPr>
            <w:tcW w:type="dxa" w:w="3160"/>
            <w:tcBorders>
              <w:top w:val="single" w:color="AAAAAA" w:sz="1"/>
              <w:left w:val="single" w:color="AAAAAA" w:sz="1"/>
              <w:bottom w:val="single" w:color="AAAAAA" w:sz="1"/>
              <w:right w:val="single" w:color="AAAAAA" w:sz="1"/>
            </w:tcBorders>
            <w:shd w:fill="006B3C" w:val="clear"/>
            <w:tcMar>
              <w:top w:type="dxa" w:w="80"/>
              <w:left w:type="dxa" w:w="120"/>
              <w:bottom w:type="dxa" w:w="80"/>
              <w:right w:type="dxa" w:w="120"/>
            </w:tcMar>
          </w:tcPr>
          <w:p>
            <w:r>
              <w:rPr>
                <w:rFonts w:ascii="Arial" w:cs="Arial" w:eastAsia="Arial" w:hAnsi="Arial"/>
                <w:b/>
                <w:bCs/>
                <w:color w:val="FFFFFF"/>
                <w:sz w:val="18"/>
                <w:szCs w:val="18"/>
              </w:rPr>
              <w:t xml:space="preserve">Reporting Frequency</w:t>
            </w:r>
          </w:p>
        </w:tc>
      </w:tr>
      <w:tr>
        <w:tc>
          <w:tcPr>
            <w:tcW w:type="dxa" w:w="1200"/>
            <w:tcBorders>
              <w:top w:val="single" w:color="AAAAAA" w:sz="1"/>
              <w:left w:val="single" w:color="AAAAAA" w:sz="1"/>
              <w:bottom w:val="single" w:color="AAAAAA" w:sz="1"/>
              <w:right w:val="single" w:color="AAAAAA" w:sz="1"/>
            </w:tcBorders>
            <w:shd w:fill="C6EFCE" w:val="clear"/>
            <w:tcMar>
              <w:top w:type="dxa" w:w="60"/>
              <w:left w:type="dxa" w:w="120"/>
              <w:bottom w:type="dxa" w:w="60"/>
              <w:right w:type="dxa" w:w="120"/>
            </w:tcMar>
          </w:tcPr>
          <w:p>
            <w:r>
              <w:rPr>
                <w:rFonts w:ascii="Arial" w:cs="Arial" w:eastAsia="Arial" w:hAnsi="Arial"/>
                <w:b/>
                <w:bCs/>
                <w:color w:val="000000"/>
                <w:sz w:val="18"/>
                <w:szCs w:val="18"/>
              </w:rPr>
              <w:t xml:space="preserve">E</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Scope 1 GHG Emissions (tCO2e)</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Utility / DG fuel records</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Annual (BRSR)</w:t>
            </w:r>
          </w:p>
        </w:tc>
      </w:tr>
      <w:tr>
        <w:tc>
          <w:tcPr>
            <w:tcW w:type="dxa" w:w="1200"/>
            <w:tcBorders>
              <w:top w:val="single" w:color="AAAAAA" w:sz="1"/>
              <w:left w:val="single" w:color="AAAAAA" w:sz="1"/>
              <w:bottom w:val="single" w:color="AAAAAA" w:sz="1"/>
              <w:right w:val="single" w:color="AAAAAA" w:sz="1"/>
            </w:tcBorders>
            <w:shd w:fill="C6EFCE" w:val="clear"/>
            <w:tcMar>
              <w:top w:type="dxa" w:w="60"/>
              <w:left w:type="dxa" w:w="120"/>
              <w:bottom w:type="dxa" w:w="60"/>
              <w:right w:type="dxa" w:w="120"/>
            </w:tcMar>
          </w:tcPr>
          <w:p>
            <w:r>
              <w:rPr>
                <w:rFonts w:ascii="Arial" w:cs="Arial" w:eastAsia="Arial" w:hAnsi="Arial"/>
                <w:b/>
                <w:bCs/>
                <w:color w:val="000000"/>
                <w:sz w:val="18"/>
                <w:szCs w:val="18"/>
              </w:rPr>
              <w:t xml:space="preserve">E</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Scope 2 GHG Emissions (tCO2e)</w:t>
            </w:r>
          </w:p>
        </w:tc>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Electricity bills</w:t>
            </w:r>
          </w:p>
        </w:tc>
        <w:tc>
          <w:tcPr>
            <w:tcW w:type="dxa" w:w="3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Annual (BRSR)</w:t>
            </w:r>
          </w:p>
        </w:tc>
      </w:tr>
      <w:tr>
        <w:tc>
          <w:tcPr>
            <w:tcW w:type="dxa" w:w="1200"/>
            <w:tcBorders>
              <w:top w:val="single" w:color="AAAAAA" w:sz="1"/>
              <w:left w:val="single" w:color="AAAAAA" w:sz="1"/>
              <w:bottom w:val="single" w:color="AAAAAA" w:sz="1"/>
              <w:right w:val="single" w:color="AAAAAA" w:sz="1"/>
            </w:tcBorders>
            <w:shd w:fill="C6EFCE" w:val="clear"/>
            <w:tcMar>
              <w:top w:type="dxa" w:w="60"/>
              <w:left w:type="dxa" w:w="120"/>
              <w:bottom w:type="dxa" w:w="60"/>
              <w:right w:type="dxa" w:w="120"/>
            </w:tcMar>
          </w:tcPr>
          <w:p>
            <w:r>
              <w:rPr>
                <w:rFonts w:ascii="Arial" w:cs="Arial" w:eastAsia="Arial" w:hAnsi="Arial"/>
                <w:b/>
                <w:bCs/>
                <w:color w:val="000000"/>
                <w:sz w:val="18"/>
                <w:szCs w:val="18"/>
              </w:rPr>
              <w:t xml:space="preserve">E</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Scope 3 Emissions (tCO2e) – selected categories</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Travel management system, financed portfolio</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Annual (BRSR Core)</w:t>
            </w:r>
          </w:p>
        </w:tc>
      </w:tr>
      <w:tr>
        <w:tc>
          <w:tcPr>
            <w:tcW w:type="dxa" w:w="1200"/>
            <w:tcBorders>
              <w:top w:val="single" w:color="AAAAAA" w:sz="1"/>
              <w:left w:val="single" w:color="AAAAAA" w:sz="1"/>
              <w:bottom w:val="single" w:color="AAAAAA" w:sz="1"/>
              <w:right w:val="single" w:color="AAAAAA" w:sz="1"/>
            </w:tcBorders>
            <w:shd w:fill="C6EFCE" w:val="clear"/>
            <w:tcMar>
              <w:top w:type="dxa" w:w="60"/>
              <w:left w:type="dxa" w:w="120"/>
              <w:bottom w:type="dxa" w:w="60"/>
              <w:right w:type="dxa" w:w="120"/>
            </w:tcMar>
          </w:tcPr>
          <w:p>
            <w:r>
              <w:rPr>
                <w:rFonts w:ascii="Arial" w:cs="Arial" w:eastAsia="Arial" w:hAnsi="Arial"/>
                <w:b/>
                <w:bCs/>
                <w:color w:val="000000"/>
                <w:sz w:val="18"/>
                <w:szCs w:val="18"/>
              </w:rPr>
              <w:t xml:space="preserve">E</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Water Consumption (KL)</w:t>
            </w:r>
          </w:p>
        </w:tc>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Water utility records</w:t>
            </w:r>
          </w:p>
        </w:tc>
        <w:tc>
          <w:tcPr>
            <w:tcW w:type="dxa" w:w="3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Quarterly / Annual</w:t>
            </w:r>
          </w:p>
        </w:tc>
      </w:tr>
      <w:tr>
        <w:tc>
          <w:tcPr>
            <w:tcW w:type="dxa" w:w="1200"/>
            <w:tcBorders>
              <w:top w:val="single" w:color="AAAAAA" w:sz="1"/>
              <w:left w:val="single" w:color="AAAAAA" w:sz="1"/>
              <w:bottom w:val="single" w:color="AAAAAA" w:sz="1"/>
              <w:right w:val="single" w:color="AAAAAA" w:sz="1"/>
            </w:tcBorders>
            <w:shd w:fill="C6EFCE" w:val="clear"/>
            <w:tcMar>
              <w:top w:type="dxa" w:w="60"/>
              <w:left w:type="dxa" w:w="120"/>
              <w:bottom w:type="dxa" w:w="60"/>
              <w:right w:type="dxa" w:w="120"/>
            </w:tcMar>
          </w:tcPr>
          <w:p>
            <w:r>
              <w:rPr>
                <w:rFonts w:ascii="Arial" w:cs="Arial" w:eastAsia="Arial" w:hAnsi="Arial"/>
                <w:b/>
                <w:bCs/>
                <w:color w:val="000000"/>
                <w:sz w:val="18"/>
                <w:szCs w:val="18"/>
              </w:rPr>
              <w:t xml:space="preserve">E</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Renewable Energy %</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REC certificates, solar metering</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Annual</w:t>
            </w:r>
          </w:p>
        </w:tc>
      </w:tr>
      <w:tr>
        <w:tc>
          <w:tcPr>
            <w:tcW w:type="dxa" w:w="12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0000"/>
                <w:sz w:val="18"/>
                <w:szCs w:val="18"/>
              </w:rPr>
              <w:t xml:space="preserve">S</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Women in Senior Leadership (%)</w:t>
            </w:r>
          </w:p>
        </w:tc>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HR System</w:t>
            </w:r>
          </w:p>
        </w:tc>
        <w:tc>
          <w:tcPr>
            <w:tcW w:type="dxa" w:w="3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Annual (BRSR)</w:t>
            </w:r>
          </w:p>
        </w:tc>
      </w:tr>
      <w:tr>
        <w:tc>
          <w:tcPr>
            <w:tcW w:type="dxa" w:w="12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0000"/>
                <w:sz w:val="18"/>
                <w:szCs w:val="18"/>
              </w:rPr>
              <w:t xml:space="preserve">S</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LTIFR (per million hrs)</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Admin / Safety records</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Quarterly / Annual</w:t>
            </w:r>
          </w:p>
        </w:tc>
      </w:tr>
      <w:tr>
        <w:tc>
          <w:tcPr>
            <w:tcW w:type="dxa" w:w="12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0000"/>
                <w:sz w:val="18"/>
                <w:szCs w:val="18"/>
              </w:rPr>
              <w:t xml:space="preserve">S</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PSL Achievement (% ANBC)</w:t>
            </w:r>
          </w:p>
        </w:tc>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CBS / Credit system</w:t>
            </w:r>
          </w:p>
        </w:tc>
        <w:tc>
          <w:tcPr>
            <w:tcW w:type="dxa" w:w="3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Quarterly (RBI)</w:t>
            </w:r>
          </w:p>
        </w:tc>
      </w:tr>
      <w:tr>
        <w:tc>
          <w:tcPr>
            <w:tcW w:type="dxa" w:w="1200"/>
            <w:tcBorders>
              <w:top w:val="single" w:color="AAAAAA" w:sz="1"/>
              <w:left w:val="single" w:color="AAAAAA" w:sz="1"/>
              <w:bottom w:val="single" w:color="AAAAAA" w:sz="1"/>
              <w:right w:val="single" w:color="AAAAAA" w:sz="1"/>
            </w:tcBorders>
            <w:shd w:fill="EAD1F5" w:val="clear"/>
            <w:tcMar>
              <w:top w:type="dxa" w:w="60"/>
              <w:left w:type="dxa" w:w="120"/>
              <w:bottom w:type="dxa" w:w="60"/>
              <w:right w:type="dxa" w:w="120"/>
            </w:tcMar>
          </w:tcPr>
          <w:p>
            <w:r>
              <w:rPr>
                <w:rFonts w:ascii="Arial" w:cs="Arial" w:eastAsia="Arial" w:hAnsi="Arial"/>
                <w:b/>
                <w:bCs/>
                <w:color w:val="000000"/>
                <w:sz w:val="18"/>
                <w:szCs w:val="18"/>
              </w:rPr>
              <w:t xml:space="preserve">G</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Independent Directors (%)</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Company Secretariat</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Annual (SEBI LODR)</w:t>
            </w:r>
          </w:p>
        </w:tc>
      </w:tr>
      <w:tr>
        <w:tc>
          <w:tcPr>
            <w:tcW w:type="dxa" w:w="1200"/>
            <w:tcBorders>
              <w:top w:val="single" w:color="AAAAAA" w:sz="1"/>
              <w:left w:val="single" w:color="AAAAAA" w:sz="1"/>
              <w:bottom w:val="single" w:color="AAAAAA" w:sz="1"/>
              <w:right w:val="single" w:color="AAAAAA" w:sz="1"/>
            </w:tcBorders>
            <w:shd w:fill="EAD1F5" w:val="clear"/>
            <w:tcMar>
              <w:top w:type="dxa" w:w="60"/>
              <w:left w:type="dxa" w:w="120"/>
              <w:bottom w:type="dxa" w:w="60"/>
              <w:right w:type="dxa" w:w="120"/>
            </w:tcMar>
          </w:tcPr>
          <w:p>
            <w:r>
              <w:rPr>
                <w:rFonts w:ascii="Arial" w:cs="Arial" w:eastAsia="Arial" w:hAnsi="Arial"/>
                <w:b/>
                <w:bCs/>
                <w:color w:val="000000"/>
                <w:sz w:val="18"/>
                <w:szCs w:val="18"/>
              </w:rPr>
              <w:t xml:space="preserve">G</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ABC Training Completion (%)</w:t>
            </w:r>
          </w:p>
        </w:tc>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LMS / Compliance system</w:t>
            </w:r>
          </w:p>
        </w:tc>
        <w:tc>
          <w:tcPr>
            <w:tcW w:type="dxa" w:w="3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Annual (BRSR)</w:t>
            </w:r>
          </w:p>
        </w:tc>
      </w:tr>
      <w:tr>
        <w:tc>
          <w:tcPr>
            <w:tcW w:type="dxa" w:w="1200"/>
            <w:tcBorders>
              <w:top w:val="single" w:color="AAAAAA" w:sz="1"/>
              <w:left w:val="single" w:color="AAAAAA" w:sz="1"/>
              <w:bottom w:val="single" w:color="AAAAAA" w:sz="1"/>
              <w:right w:val="single" w:color="AAAAAA" w:sz="1"/>
            </w:tcBorders>
            <w:shd w:fill="EAD1F5" w:val="clear"/>
            <w:tcMar>
              <w:top w:type="dxa" w:w="60"/>
              <w:left w:type="dxa" w:w="120"/>
              <w:bottom w:type="dxa" w:w="60"/>
              <w:right w:type="dxa" w:w="120"/>
            </w:tcMar>
          </w:tcPr>
          <w:p>
            <w:r>
              <w:rPr>
                <w:rFonts w:ascii="Arial" w:cs="Arial" w:eastAsia="Arial" w:hAnsi="Arial"/>
                <w:b/>
                <w:bCs/>
                <w:color w:val="000000"/>
                <w:sz w:val="18"/>
                <w:szCs w:val="18"/>
              </w:rPr>
              <w:t xml:space="preserve">G</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BRSR Core Assurance Coverage (%)</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External auditor</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Annual (BRSR Core)</w:t>
            </w:r>
          </w:p>
        </w:tc>
      </w:tr>
    </w:tbl>
    <w:p>
      <w:r>
        <w:rPr>
          <w:rFonts w:ascii="Arial" w:cs="Arial" w:eastAsia="Arial" w:hAnsi="Arial"/>
          <w:sz w:val="19"/>
          <w:szCs w:val="19"/>
        </w:rPr>
        <w:t xml:space="preserve"/>
      </w:r>
    </w:p>
    <w:p>
      <w:pPr>
        <w:pStyle w:val="Heading1"/>
        <w:spacing w:after="120" w:before="240"/>
      </w:pPr>
      <w:r>
        <w:rPr>
          <w:rFonts w:ascii="Arial" w:cs="Arial" w:eastAsia="Arial" w:hAnsi="Arial"/>
          <w:b/>
          <w:bCs/>
          <w:color w:val="006B3C"/>
          <w:sz w:val="28"/>
          <w:szCs w:val="28"/>
        </w:rPr>
        <w:t xml:space="preserve">4. Data Collection Process</w:t>
      </w:r>
    </w:p>
    <w:p>
      <w:pPr>
        <w:pStyle w:val="Heading2"/>
        <w:spacing w:after="80" w:before="200"/>
      </w:pPr>
      <w:r>
        <w:rPr>
          <w:rFonts w:ascii="Arial" w:cs="Arial" w:eastAsia="Arial" w:hAnsi="Arial"/>
          <w:b/>
          <w:bCs/>
          <w:color w:val="2E5FA3"/>
          <w:sz w:val="22"/>
          <w:szCs w:val="22"/>
        </w:rPr>
        <w:t xml:space="preserve">4.1 Roles and Responsibilities for Data Collection</w:t>
      </w:r>
    </w:p>
    <w:p>
      <w:pPr>
        <w:spacing w:after="80" w:before="80"/>
      </w:pPr>
      <w:r>
        <w:rPr>
          <w:rFonts w:ascii="Arial" w:cs="Arial" w:eastAsia="Arial" w:hAnsi="Arial"/>
          <w:sz w:val="19"/>
          <w:szCs w:val="19"/>
        </w:rPr>
        <w:t xml:space="preserve">ESG data collection is the responsibility of the relevant teams across the organisation. Each team should provide accurate data to the ESG team on a timely basis.</w:t>
      </w:r>
    </w:p>
    <w:p>
      <w:pPr>
        <w:spacing w:after="60" w:before="60"/>
      </w:pPr>
      <w:r>
        <w:rPr>
          <w:rFonts w:ascii="Arial" w:cs="Arial" w:eastAsia="Arial" w:hAnsi="Arial"/>
          <w:b/>
          <w:bCs/>
          <w:color w:val="C00000"/>
          <w:sz w:val="18"/>
          <w:szCs w:val="18"/>
        </w:rPr>
        <w:t xml:space="preserve">Note: </w:t>
      </w:r>
      <w:r>
        <w:rPr>
          <w:rFonts w:ascii="Arial" w:cs="Arial" w:eastAsia="Arial" w:hAnsi="Arial"/>
          <w:i/>
          <w:iCs/>
          <w:color w:val="595959"/>
          <w:sz w:val="18"/>
          <w:szCs w:val="18"/>
        </w:rPr>
        <w:t xml:space="preserve">No specific data owners, submission deadlines, or standardised data templates are defined. Accountability for data provision is vague, increasing risk of incomplete or late data.</w:t>
      </w:r>
    </w:p>
    <w:p>
      <w:r>
        <w:rPr>
          <w:rFonts w:ascii="Arial" w:cs="Arial" w:eastAsia="Arial" w:hAnsi="Arial"/>
          <w:sz w:val="19"/>
          <w:szCs w:val="19"/>
        </w:rPr>
        <w:t xml:space="preserve"/>
      </w:r>
    </w:p>
    <w:p>
      <w:pPr>
        <w:pStyle w:val="Heading2"/>
        <w:spacing w:after="80" w:before="200"/>
      </w:pPr>
      <w:r>
        <w:rPr>
          <w:rFonts w:ascii="Arial" w:cs="Arial" w:eastAsia="Arial" w:hAnsi="Arial"/>
          <w:b/>
          <w:bCs/>
          <w:color w:val="2E5FA3"/>
          <w:sz w:val="22"/>
          <w:szCs w:val="22"/>
        </w:rPr>
        <w:t xml:space="preserve">4.2 Data Collection Steps</w:t>
      </w:r>
    </w:p>
    <w:p>
      <w:pPr>
        <w:spacing w:after="80" w:before="80"/>
      </w:pPr>
      <w:r>
        <w:rPr>
          <w:rFonts w:ascii="Arial" w:cs="Arial" w:eastAsia="Arial" w:hAnsi="Arial"/>
          <w:sz w:val="19"/>
          <w:szCs w:val="19"/>
        </w:rPr>
        <w:t xml:space="preserve">The ESG team will coordinate the collection of data from across the organisation using the following process:</w:t>
      </w:r>
    </w:p>
    <w:p>
      <w:pPr>
        <w:pStyle w:val="ListParagraph"/>
        <w:numPr>
          <w:ilvl w:val="0"/>
          <w:numId w:val="2"/>
        </w:numPr>
        <w:spacing w:after="40" w:before="40"/>
      </w:pPr>
      <w:r>
        <w:rPr>
          <w:rFonts w:ascii="Arial" w:cs="Arial" w:eastAsia="Arial" w:hAnsi="Arial"/>
          <w:sz w:val="19"/>
          <w:szCs w:val="19"/>
        </w:rPr>
        <w:t xml:space="preserve">At the start of each reporting period, the ESG team will reach out to relevant teams to request data</w:t>
      </w:r>
    </w:p>
    <w:p>
      <w:pPr>
        <w:pStyle w:val="ListParagraph"/>
        <w:numPr>
          <w:ilvl w:val="0"/>
          <w:numId w:val="2"/>
        </w:numPr>
        <w:spacing w:after="40" w:before="40"/>
      </w:pPr>
      <w:r>
        <w:rPr>
          <w:rFonts w:ascii="Arial" w:cs="Arial" w:eastAsia="Arial" w:hAnsi="Arial"/>
          <w:sz w:val="19"/>
          <w:szCs w:val="19"/>
        </w:rPr>
        <w:t xml:space="preserve">Teams should provide data in the agreed format and by the agreed deadline</w:t>
      </w:r>
    </w:p>
    <w:p>
      <w:pPr>
        <w:pStyle w:val="ListParagraph"/>
        <w:numPr>
          <w:ilvl w:val="0"/>
          <w:numId w:val="2"/>
        </w:numPr>
        <w:spacing w:after="40" w:before="40"/>
      </w:pPr>
      <w:del w:id="3" w:author="TRACE Document Uplift" w:date="2026-05-07T20:55:39+00:00">
        <w:r>
          <w:delText>The ESG team will consolidate the data into the ESG reporting template</w:delText>
        </w:r>
      </w:del>
      <w:commentRangeStart w:id="1"/>
      <w:ins w:id="4" w:author="TRACE Document Uplift" w:date="2026-05-07T20:55:39+00:00">
        <w:r>
          <w:t>The ESG team will consolidate the data into the ESG reporting template and perform a 4-eye review of the consolidated data against original source evidence. Any variance exceeding 2% between source and template must be reconciled before final consolidation.</w:t>
        </w:r>
      </w:ins>
      <w:commentRangeEnd w:id="1"/>
      <w:r>
        <w:commentReference w:id="1"/>
      </w:r>
    </w:p>
    <w:p>
      <w:pPr>
        <w:pStyle w:val="ListParagraph"/>
        <w:numPr>
          <w:ilvl w:val="0"/>
          <w:numId w:val="2"/>
        </w:numPr>
        <w:spacing w:after="40" w:before="40"/>
      </w:pPr>
      <w:r>
        <w:rPr>
          <w:rFonts w:ascii="Arial" w:cs="Arial" w:eastAsia="Arial" w:hAnsi="Arial"/>
          <w:sz w:val="19"/>
          <w:szCs w:val="19"/>
        </w:rPr>
        <w:t xml:space="preserve">Any missing or incomplete data should be flagged and followed up with the relevant team</w:t>
      </w:r>
    </w:p>
    <w:p>
      <w:pPr>
        <w:spacing w:after="60" w:before="60"/>
      </w:pPr>
      <w:r>
        <w:rPr>
          <w:rFonts w:ascii="Arial" w:cs="Arial" w:eastAsia="Arial" w:hAnsi="Arial"/>
          <w:b/>
          <w:bCs/>
          <w:color w:val="C00000"/>
          <w:sz w:val="18"/>
          <w:szCs w:val="18"/>
        </w:rPr>
        <w:t xml:space="preserve">Note: </w:t>
      </w:r>
      <w:r>
        <w:rPr>
          <w:rFonts w:ascii="Arial" w:cs="Arial" w:eastAsia="Arial" w:hAnsi="Arial"/>
          <w:i/>
          <w:iCs/>
          <w:color w:val="595959"/>
          <w:sz w:val="18"/>
          <w:szCs w:val="18"/>
        </w:rPr>
        <w:t xml:space="preserve">No data quality validation, reconciliation checks, or approval workflow is specified. Data errors may propagate undetected into external disclosures.</w:t>
      </w:r>
    </w:p>
    <w:p>
      <w:r>
        <w:rPr>
          <w:rFonts w:ascii="Arial" w:cs="Arial" w:eastAsia="Arial" w:hAnsi="Arial"/>
          <w:sz w:val="19"/>
          <w:szCs w:val="19"/>
        </w:rPr>
        <w:t xml:space="preserve"/>
      </w:r>
    </w:p>
    <w:p>
      <w:pPr>
        <w:pStyle w:val="Heading2"/>
        <w:spacing w:after="80" w:before="200"/>
      </w:pPr>
      <w:r>
        <w:rPr>
          <w:rFonts w:ascii="Arial" w:cs="Arial" w:eastAsia="Arial" w:hAnsi="Arial"/>
          <w:b/>
          <w:bCs/>
          <w:color w:val="2E5FA3"/>
          <w:sz w:val="22"/>
          <w:szCs w:val="22"/>
        </w:rPr>
        <w:t xml:space="preserve">4.3 Scope of Emissions Reporting</w:t>
      </w:r>
    </w:p>
    <w:p>
      <w:pPr>
        <w:spacing w:after="80" w:before="80"/>
      </w:pPr>
      <w:r>
        <w:rPr>
          <w:rFonts w:ascii="Arial" w:cs="Arial" w:eastAsia="Arial" w:hAnsi="Arial"/>
          <w:sz w:val="19"/>
          <w:szCs w:val="19"/>
        </w:rPr>
        <w:t xml:space="preserve">The bank reports Scope 1 and Scope 2 greenhouse gas (GHG) emissions in accordance with applicable reporting requirements.</w:t>
      </w:r>
    </w:p>
    <w:p>
      <w:pPr>
        <w:pStyle w:val="ListParagraph"/>
        <w:numPr>
          <w:ilvl w:val="0"/>
          <w:numId w:val="2"/>
        </w:numPr>
        <w:spacing w:after="40" w:before="40"/>
      </w:pPr>
      <w:r>
        <w:rPr>
          <w:rFonts w:ascii="Arial" w:cs="Arial" w:eastAsia="Arial" w:hAnsi="Arial"/>
          <w:sz w:val="19"/>
          <w:szCs w:val="19"/>
        </w:rPr>
        <w:t xml:space="preserve">Scope 1 emissions include direct emissions from diesel generators, company-owned fleet, and air conditioning refrigerants</w:t>
      </w:r>
    </w:p>
    <w:p>
      <w:pPr>
        <w:pStyle w:val="ListParagraph"/>
        <w:numPr>
          <w:ilvl w:val="0"/>
          <w:numId w:val="2"/>
        </w:numPr>
        <w:spacing w:after="40" w:before="40"/>
      </w:pPr>
      <w:r>
        <w:rPr>
          <w:rFonts w:ascii="Arial" w:cs="Arial" w:eastAsia="Arial" w:hAnsi="Arial"/>
          <w:sz w:val="19"/>
          <w:szCs w:val="19"/>
        </w:rPr>
        <w:t xml:space="preserve">Scope 2 emissions include indirect emissions from purchased electricity, reported on a market-based basis</w:t>
      </w:r>
    </w:p>
    <w:p>
      <w:pPr>
        <w:pStyle w:val="ListParagraph"/>
        <w:numPr>
          <w:ilvl w:val="0"/>
          <w:numId w:val="2"/>
        </w:numPr>
        <w:spacing w:after="40" w:before="40"/>
      </w:pPr>
      <w:r>
        <w:rPr>
          <w:rFonts w:ascii="Arial" w:cs="Arial" w:eastAsia="Arial" w:hAnsi="Arial"/>
          <w:sz w:val="19"/>
          <w:szCs w:val="19"/>
        </w:rPr>
        <w:t xml:space="preserve">Scope 3 emissions are reported for selected categories where data is available</w:t>
      </w:r>
    </w:p>
    <w:p>
      <w:pPr>
        <w:spacing w:after="60" w:before="60"/>
      </w:pPr>
      <w:r>
        <w:rPr>
          <w:rFonts w:ascii="Arial" w:cs="Arial" w:eastAsia="Arial" w:hAnsi="Arial"/>
          <w:b/>
          <w:bCs/>
          <w:color w:val="C00000"/>
          <w:sz w:val="18"/>
          <w:szCs w:val="18"/>
        </w:rPr>
        <w:t xml:space="preserve">Note: </w:t>
      </w:r>
      <w:r>
        <w:rPr>
          <w:rFonts w:ascii="Arial" w:cs="Arial" w:eastAsia="Arial" w:hAnsi="Arial"/>
          <w:i/>
          <w:iCs/>
          <w:color w:val="595959"/>
          <w:sz w:val="18"/>
          <w:szCs w:val="18"/>
        </w:rPr>
        <w:t xml:space="preserve">Scope 3 coverage is vague ('selected categories where data is available'). No specific Scope 3 categories are listed, no GHG Protocol Scope 3 Standard is referenced, and emission factors used are not documented.</w:t>
      </w:r>
    </w:p>
    <w:p>
      <w:r>
        <w:rPr>
          <w:rFonts w:ascii="Arial" w:cs="Arial" w:eastAsia="Arial" w:hAnsi="Arial"/>
          <w:sz w:val="19"/>
          <w:szCs w:val="19"/>
        </w:rPr>
        <w:t xml:space="preserve"/>
      </w:r>
    </w:p>
    <w:p>
      <w:pPr>
        <w:pStyle w:val="Heading1"/>
        <w:spacing w:after="120" w:before="240"/>
      </w:pPr>
      <w:r>
        <w:rPr>
          <w:rFonts w:ascii="Arial" w:cs="Arial" w:eastAsia="Arial" w:hAnsi="Arial"/>
          <w:b/>
          <w:bCs/>
          <w:color w:val="006B3C"/>
          <w:sz w:val="28"/>
          <w:szCs w:val="28"/>
        </w:rPr>
        <w:t xml:space="preserve">5. Deviation Identification and Management</w:t>
      </w:r>
    </w:p>
    <w:p>
      <w:pPr>
        <w:spacing w:after="80" w:before="80"/>
      </w:pPr>
      <w:r>
        <w:rPr>
          <w:rFonts w:ascii="Arial" w:cs="Arial" w:eastAsia="Arial" w:hAnsi="Arial"/>
          <w:sz w:val="19"/>
          <w:szCs w:val="19"/>
        </w:rPr>
        <w:t xml:space="preserve">When ESG metrics deviate from their targets, the bank needs to identify the deviation, understand the root cause, and take corrective action where required.</w:t>
      </w:r>
    </w:p>
    <w:p>
      <w:pPr>
        <w:pStyle w:val="Heading2"/>
        <w:spacing w:after="80" w:before="200"/>
      </w:pPr>
      <w:r>
        <w:rPr>
          <w:rFonts w:ascii="Arial" w:cs="Arial" w:eastAsia="Arial" w:hAnsi="Arial"/>
          <w:b/>
          <w:bCs/>
          <w:color w:val="2E5FA3"/>
          <w:sz w:val="22"/>
          <w:szCs w:val="22"/>
        </w:rPr>
        <w:t xml:space="preserve">5.1 What Constitutes a Deviation</w:t>
      </w:r>
    </w:p>
    <w:p>
      <w:pPr>
        <w:spacing w:after="80" w:before="80"/>
      </w:pPr>
      <w:r>
        <w:rPr>
          <w:rFonts w:ascii="Arial" w:cs="Arial" w:eastAsia="Arial" w:hAnsi="Arial"/>
          <w:sz w:val="19"/>
          <w:szCs w:val="19"/>
        </w:rPr>
        <w:t xml:space="preserve">A deviation occurs when a reported ESG metric is significantly different from the target or the prior year figure. The ESG team, in consultation with the relevant business unit, will determine whether a deviation is material and requires escalation.</w:t>
      </w:r>
    </w:p>
    <w:p>
      <w:pPr>
        <w:spacing w:after="60" w:before="60"/>
      </w:pPr>
      <w:r>
        <w:rPr>
          <w:rFonts w:ascii="Arial" w:cs="Arial" w:eastAsia="Arial" w:hAnsi="Arial"/>
          <w:b/>
          <w:bCs/>
          <w:color w:val="C00000"/>
          <w:sz w:val="18"/>
          <w:szCs w:val="18"/>
        </w:rPr>
        <w:t xml:space="preserve">Note: </w:t>
      </w:r>
      <w:r>
        <w:rPr>
          <w:rFonts w:ascii="Arial" w:cs="Arial" w:eastAsia="Arial" w:hAnsi="Arial"/>
          <w:i/>
          <w:iCs/>
          <w:color w:val="595959"/>
          <w:sz w:val="18"/>
          <w:szCs w:val="18"/>
        </w:rPr>
        <w:t xml:space="preserve">'Significant' and 'material' are not defined quantitatively. No threshold (e.g., &gt;10% deviation from target, or &gt;5% from prior year) is specified. This prevents consistent or automated identification of deviations.</w:t>
      </w:r>
    </w:p>
    <w:p>
      <w:r>
        <w:rPr>
          <w:rFonts w:ascii="Arial" w:cs="Arial" w:eastAsia="Arial" w:hAnsi="Arial"/>
          <w:sz w:val="19"/>
          <w:szCs w:val="19"/>
        </w:rPr>
        <w:t xml:space="preserve"/>
      </w:r>
    </w:p>
    <w:p>
      <w:pPr>
        <w:pStyle w:val="Heading2"/>
        <w:spacing w:after="80" w:before="200"/>
      </w:pPr>
      <w:r>
        <w:rPr>
          <w:rFonts w:ascii="Arial" w:cs="Arial" w:eastAsia="Arial" w:hAnsi="Arial"/>
          <w:b/>
          <w:bCs/>
          <w:color w:val="2E5FA3"/>
          <w:sz w:val="22"/>
          <w:szCs w:val="22"/>
        </w:rPr>
        <w:t xml:space="preserve">5.2 Deviation Management Process</w:t>
      </w:r>
    </w:p>
    <w:p>
      <w:pPr>
        <w:spacing w:after="80" w:before="80"/>
      </w:pPr>
      <w:r>
        <w:rPr>
          <w:rFonts w:ascii="Arial" w:cs="Arial" w:eastAsia="Arial" w:hAnsi="Arial"/>
          <w:sz w:val="19"/>
          <w:szCs w:val="19"/>
        </w:rPr>
        <w:t xml:space="preserve">When a deviation is identified, the following steps should be followed:</w:t>
      </w:r>
    </w:p>
    <w:p>
      <w:pPr>
        <w:spacing w:after="60" w:before="60"/>
      </w:pPr>
      <w:r>
        <w:rPr>
          <w:rFonts w:ascii="Arial" w:cs="Arial" w:eastAsia="Arial" w:hAnsi="Arial"/>
          <w:b/>
          <w:bCs/>
          <w:color w:val="C00000"/>
          <w:sz w:val="18"/>
          <w:szCs w:val="18"/>
        </w:rPr>
        <w:t xml:space="preserve">Note: </w:t>
      </w:r>
      <w:r>
        <w:rPr>
          <w:rFonts w:ascii="Arial" w:cs="Arial" w:eastAsia="Arial" w:hAnsi="Arial"/>
          <w:i/>
          <w:iCs/>
          <w:color w:val="595959"/>
          <w:sz w:val="18"/>
          <w:szCs w:val="18"/>
        </w:rPr>
        <w:t xml:space="preserve">No formal escalation matrix is provided (e.g., &gt;15% deviation escalated to CFO; regulatory trigger escalated to Board within 48 hours). No timeline for investigation or corrective action is specified.</w:t>
      </w:r>
    </w:p>
    <w:p>
      <w:r>
        <w:rPr>
          <w:rFonts w:ascii="Arial" w:cs="Arial" w:eastAsia="Arial" w:hAnsi="Arial"/>
          <w:sz w:val="19"/>
          <w:szCs w:val="19"/>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c>
          <w:tcPr>
            <w:tcW w:type="dxa" w:w="1200"/>
            <w:tcBorders>
              <w:top w:val="single" w:color="AAAAAA" w:sz="1"/>
              <w:left w:val="single" w:color="AAAAAA" w:sz="1"/>
              <w:bottom w:val="single" w:color="AAAAAA" w:sz="1"/>
              <w:right w:val="single" w:color="AAAAAA" w:sz="1"/>
            </w:tcBorders>
            <w:shd w:fill="006B3C"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2600"/>
            <w:tcBorders>
              <w:top w:val="single" w:color="AAAAAA" w:sz="1"/>
              <w:left w:val="single" w:color="AAAAAA" w:sz="1"/>
              <w:bottom w:val="single" w:color="AAAAAA" w:sz="1"/>
              <w:right w:val="single" w:color="AAAAAA" w:sz="1"/>
            </w:tcBorders>
            <w:shd w:fill="006B3C"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5560"/>
            <w:tcBorders>
              <w:top w:val="single" w:color="AAAAAA" w:sz="1"/>
              <w:left w:val="single" w:color="AAAAAA" w:sz="1"/>
              <w:bottom w:val="single" w:color="AAAAAA" w:sz="1"/>
              <w:right w:val="single" w:color="AAAAAA" w:sz="1"/>
            </w:tcBorders>
            <w:shd w:fill="006B3C"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W w:type="dxa" w:w="1200"/>
            <w:tcBorders>
              <w:top w:val="single" w:color="AAAAAA" w:sz="1"/>
              <w:left w:val="single" w:color="AAAAAA" w:sz="1"/>
              <w:bottom w:val="single" w:color="AAAAAA" w:sz="1"/>
              <w:right w:val="single" w:color="AAAAAA" w:sz="1"/>
            </w:tcBorders>
            <w:shd w:fill="C6EFCE" w:val="clear"/>
            <w:tcMar>
              <w:top w:type="dxa" w:w="60"/>
              <w:left w:type="dxa" w:w="120"/>
              <w:bottom w:type="dxa" w:w="60"/>
              <w:right w:type="dxa" w:w="120"/>
            </w:tcMar>
          </w:tcPr>
          <w:p>
            <w:r>
              <w:rPr>
                <w:rFonts w:ascii="Arial" w:cs="Arial" w:eastAsia="Arial" w:hAnsi="Arial"/>
                <w:b/>
                <w:bCs/>
                <w:color w:val="000000"/>
                <w:sz w:val="18"/>
                <w:szCs w:val="18"/>
              </w:rPr>
              <w:t xml:space="preserve">1</w:t>
            </w:r>
          </w:p>
        </w:tc>
        <w:tc>
          <w:tcPr>
            <w:tcW w:type="dxa" w:w="2600"/>
            <w:tcBorders>
              <w:top w:val="single" w:color="AAAAAA" w:sz="1"/>
              <w:left w:val="single" w:color="AAAAAA" w:sz="1"/>
              <w:bottom w:val="single" w:color="AAAAAA" w:sz="1"/>
              <w:right w:val="single" w:color="AAAAAA" w:sz="1"/>
            </w:tcBorders>
            <w:shd w:fill="C6EFCE" w:val="clear"/>
            <w:tcMar>
              <w:top w:type="dxa" w:w="60"/>
              <w:left w:type="dxa" w:w="120"/>
              <w:bottom w:type="dxa" w:w="60"/>
              <w:right w:type="dxa" w:w="120"/>
            </w:tcMar>
          </w:tcPr>
          <w:p>
            <w:r>
              <w:rPr>
                <w:rFonts w:ascii="Arial" w:cs="Arial" w:eastAsia="Arial" w:hAnsi="Arial"/>
                <w:b/>
                <w:bCs/>
                <w:color w:val="000000"/>
                <w:sz w:val="18"/>
                <w:szCs w:val="18"/>
              </w:rPr>
              <w:t xml:space="preserve">Identify Deviation</w:t>
            </w:r>
          </w:p>
        </w:tc>
        <w:tc>
          <w:tcPr>
            <w:tcW w:type="dxa" w:w="5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t xml:space="preserve">During data collection or reporting, identify any metrics that are significantly different from the target or prior period. </w:t>
            </w:r>
            <w:del w:id="1" w:author="TRACE Document Uplift" w:date="2026-05-07T20:55:39+00:00">
              <w:r>
                <w:delText>Use judgement to determine significance.</w:delText>
              </w:r>
            </w:del>
            <w:commentRangeStart w:id="0"/>
            <w:ins w:id="2" w:author="TRACE Document Uplift" w:date="2026-05-07T20:55:39+00:00">
              <w:r>
                <w:t>Use judgement to determine significance. Quantitative deviation thresholds are defined as metrics that deviate by &gt;5% from the target or &gt;10% from the prior year reporting period. Such deviations are automatically classified as 'Significant' and require root cause analysis.</w:t>
              </w:r>
            </w:ins>
            <w:commentRangeEnd w:id="0"/>
            <w:r>
              <w:commentReference w:id="0"/>
            </w:r>
          </w:p>
        </w:tc>
      </w:tr>
      <w:tr>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2</w:t>
            </w:r>
          </w:p>
        </w:tc>
        <w:tc>
          <w:tcPr>
            <w:tcW w:type="dxa" w:w="2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Investigate Root Cause</w:t>
            </w:r>
          </w:p>
        </w:tc>
        <w:tc>
          <w:tcPr>
            <w:tcW w:type="dxa" w:w="5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Work with the relevant team to understand why the deviation has occurred. This may be due to data quality issues, operational changes, or external factors.</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3</w:t>
            </w:r>
          </w:p>
        </w:tc>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Escalate if Needed</w:t>
            </w:r>
          </w:p>
        </w:tc>
        <w:tc>
          <w:tcPr>
            <w:tcW w:type="dxa" w:w="5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del w:id="7" w:author="TRACE Document Uplift" w:date="2026-05-07T20:55:39+00:00">
              <w:r>
                <w:delText>If the deviation is material, escalate to the appropriate level of management.</w:delText>
              </w:r>
            </w:del>
            <w:commentRangeStart w:id="3"/>
            <w:ins w:id="8" w:author="TRACE Document Uplift" w:date="2026-05-07T20:55:39+00:00">
              <w:r>
                <w:t>Deviations exceeding 15% of the target or involving regulatory non-compliance must be escalated to the CFO and the Board Sustainability Committee within 48 hours of identification.</w:t>
              </w:r>
            </w:ins>
            <w:commentRangeEnd w:id="3"/>
            <w:r>
              <w:commentReference w:id="3"/>
            </w:r>
            <w:r>
              <w:t xml:space="preserve"> The ESG team will use judgement to determine when escalation is required.</w:t>
            </w:r>
          </w:p>
        </w:tc>
      </w:tr>
      <w:tr>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4</w:t>
            </w:r>
          </w:p>
        </w:tc>
        <w:tc>
          <w:tcPr>
            <w:tcW w:type="dxa" w:w="2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Document and Report</w:t>
            </w:r>
          </w:p>
        </w:tc>
        <w:tc>
          <w:tcPr>
            <w:tcW w:type="dxa" w:w="5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Document the deviation, root cause, and corrective action. Include in the next ESG report.</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5</w:t>
            </w:r>
          </w:p>
        </w:tc>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Corrective Action</w:t>
            </w:r>
          </w:p>
        </w:tc>
        <w:tc>
          <w:tcPr>
            <w:tcW w:type="dxa" w:w="5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Work with the relevant team to implement corrective actions to address the deviation. Monitor progress.</w:t>
            </w:r>
          </w:p>
        </w:tc>
      </w:tr>
    </w:tbl>
    <w:p>
      <w:r>
        <w:rPr>
          <w:rFonts w:ascii="Arial" w:cs="Arial" w:eastAsia="Arial" w:hAnsi="Arial"/>
          <w:sz w:val="19"/>
          <w:szCs w:val="19"/>
        </w:rPr>
        <w:t xml:space="preserve"/>
      </w:r>
    </w:p>
    <w:p>
      <w:pPr>
        <w:pStyle w:val="Heading1"/>
        <w:spacing w:after="120" w:before="240"/>
      </w:pPr>
      <w:r>
        <w:rPr>
          <w:rFonts w:ascii="Arial" w:cs="Arial" w:eastAsia="Arial" w:hAnsi="Arial"/>
          <w:b/>
          <w:bCs/>
          <w:color w:val="006B3C"/>
          <w:sz w:val="28"/>
          <w:szCs w:val="28"/>
        </w:rPr>
        <w:t xml:space="preserve">6. Reporting</w:t>
      </w:r>
    </w:p>
    <w:p>
      <w:pPr>
        <w:pStyle w:val="Heading2"/>
        <w:spacing w:after="80" w:before="200"/>
      </w:pPr>
      <w:r>
        <w:rPr>
          <w:rFonts w:ascii="Arial" w:cs="Arial" w:eastAsia="Arial" w:hAnsi="Arial"/>
          <w:b/>
          <w:bCs/>
          <w:color w:val="2E5FA3"/>
          <w:sz w:val="22"/>
          <w:szCs w:val="22"/>
        </w:rPr>
        <w:t xml:space="preserve">6.1 Internal Reporting</w:t>
      </w:r>
    </w:p>
    <w:p>
      <w:pPr>
        <w:spacing w:after="80" w:before="80"/>
      </w:pPr>
      <w:r>
        <w:rPr>
          <w:rFonts w:ascii="Arial" w:cs="Arial" w:eastAsia="Arial" w:hAnsi="Arial"/>
          <w:sz w:val="19"/>
          <w:szCs w:val="19"/>
        </w:rPr>
        <w:t xml:space="preserve">ESG performance data is reported internally to the senior management team and the board on a periodic basis. Reports should include:</w:t>
      </w:r>
    </w:p>
    <w:p>
      <w:pPr>
        <w:pStyle w:val="ListParagraph"/>
        <w:numPr>
          <w:ilvl w:val="0"/>
          <w:numId w:val="2"/>
        </w:numPr>
        <w:spacing w:after="40" w:before="40"/>
      </w:pPr>
      <w:r>
        <w:rPr>
          <w:rFonts w:ascii="Arial" w:cs="Arial" w:eastAsia="Arial" w:hAnsi="Arial"/>
          <w:sz w:val="19"/>
          <w:szCs w:val="19"/>
        </w:rPr>
        <w:t xml:space="preserve">Key ESG metrics and performance against targets</w:t>
      </w:r>
    </w:p>
    <w:p>
      <w:pPr>
        <w:pStyle w:val="ListParagraph"/>
        <w:numPr>
          <w:ilvl w:val="0"/>
          <w:numId w:val="2"/>
        </w:numPr>
        <w:spacing w:after="40" w:before="40"/>
      </w:pPr>
      <w:r>
        <w:rPr>
          <w:rFonts w:ascii="Arial" w:cs="Arial" w:eastAsia="Arial" w:hAnsi="Arial"/>
          <w:sz w:val="19"/>
          <w:szCs w:val="19"/>
        </w:rPr>
        <w:t xml:space="preserve">Any significant deviations or issues identified during the period</w:t>
      </w:r>
    </w:p>
    <w:p>
      <w:pPr>
        <w:pStyle w:val="ListParagraph"/>
        <w:numPr>
          <w:ilvl w:val="0"/>
          <w:numId w:val="2"/>
        </w:numPr>
        <w:spacing w:after="40" w:before="40"/>
      </w:pPr>
      <w:r>
        <w:rPr>
          <w:rFonts w:ascii="Arial" w:cs="Arial" w:eastAsia="Arial" w:hAnsi="Arial"/>
          <w:sz w:val="19"/>
          <w:szCs w:val="19"/>
        </w:rPr>
        <w:t xml:space="preserve">Progress on ESG initiatives and programmes</w:t>
      </w:r>
    </w:p>
    <w:p>
      <w:pPr>
        <w:spacing w:after="60" w:before="60"/>
      </w:pPr>
      <w:r>
        <w:rPr>
          <w:rFonts w:ascii="Arial" w:cs="Arial" w:eastAsia="Arial" w:hAnsi="Arial"/>
          <w:b/>
          <w:bCs/>
          <w:color w:val="C00000"/>
          <w:sz w:val="18"/>
          <w:szCs w:val="18"/>
        </w:rPr>
        <w:t xml:space="preserve">Note: </w:t>
      </w:r>
      <w:r>
        <w:rPr>
          <w:rFonts w:ascii="Arial" w:cs="Arial" w:eastAsia="Arial" w:hAnsi="Arial"/>
          <w:i/>
          <w:iCs/>
          <w:color w:val="595959"/>
          <w:sz w:val="18"/>
          <w:szCs w:val="18"/>
        </w:rPr>
        <w:t xml:space="preserve">Reporting frequency is described as 'periodic' without specifying quarterly, semi-annual, or annual cadence. No specific board committee or executive committee is named as the reporting recipient.</w:t>
      </w:r>
    </w:p>
    <w:p>
      <w:r>
        <w:rPr>
          <w:rFonts w:ascii="Arial" w:cs="Arial" w:eastAsia="Arial" w:hAnsi="Arial"/>
          <w:sz w:val="19"/>
          <w:szCs w:val="19"/>
        </w:rPr>
        <w:t xml:space="preserve"/>
      </w:r>
    </w:p>
    <w:p>
      <w:pPr>
        <w:pStyle w:val="Heading2"/>
        <w:spacing w:after="80" w:before="200"/>
      </w:pPr>
      <w:r>
        <w:rPr>
          <w:rFonts w:ascii="Arial" w:cs="Arial" w:eastAsia="Arial" w:hAnsi="Arial"/>
          <w:b/>
          <w:bCs/>
          <w:color w:val="2E5FA3"/>
          <w:sz w:val="22"/>
          <w:szCs w:val="22"/>
        </w:rPr>
        <w:t xml:space="preserve">6.2 External Reporting</w:t>
      </w:r>
    </w:p>
    <w:p>
      <w:pPr>
        <w:spacing w:after="80" w:before="80"/>
      </w:pPr>
      <w:r>
        <w:t xml:space="preserve">The bank discloses ESG information externally in its annual report, including the BRSR submission. </w:t>
      </w:r>
      <w:del w:id="5" w:author="TRACE Document Uplift" w:date="2026-05-07T20:55:39+00:00">
        <w:r>
          <w:delText>External reporting should be accurate and consistent with internal records.</w:delText>
        </w:r>
      </w:del>
      <w:commentRangeStart w:id="2"/>
      <w:ins w:id="6" w:author="TRACE Document Uplift" w:date="2026-05-07T20:55:39+00:00">
        <w:r>
          <w:t>External reporting should be accurate and consistent with internal records. External disclosures, specifically BRSR Core metrics, shall undergo limited assurance by an independent third-party auditor. The assurance report must be presented to the Audit Committee alongside the final ESG disclosure.</w:t>
        </w:r>
      </w:ins>
      <w:commentRangeEnd w:id="2"/>
      <w:r>
        <w:commentReference w:id="2"/>
      </w:r>
    </w:p>
    <w:p>
      <w:pPr>
        <w:spacing w:after="80" w:before="80"/>
      </w:pPr>
      <w:r>
        <w:rPr>
          <w:rFonts w:ascii="Arial" w:cs="Arial" w:eastAsia="Arial" w:hAnsi="Arial"/>
          <w:sz w:val="19"/>
          <w:szCs w:val="19"/>
        </w:rPr>
        <w:t xml:space="preserve">Before submission, external reports should be reviewed by the CFO and approved by senior management.</w:t>
      </w:r>
    </w:p>
    <w:p>
      <w:pPr>
        <w:spacing w:after="60" w:before="60"/>
      </w:pPr>
      <w:r>
        <w:rPr>
          <w:rFonts w:ascii="Arial" w:cs="Arial" w:eastAsia="Arial" w:hAnsi="Arial"/>
          <w:b/>
          <w:bCs/>
          <w:color w:val="C00000"/>
          <w:sz w:val="18"/>
          <w:szCs w:val="18"/>
        </w:rPr>
        <w:t xml:space="preserve">Note: </w:t>
      </w:r>
      <w:r>
        <w:rPr>
          <w:rFonts w:ascii="Arial" w:cs="Arial" w:eastAsia="Arial" w:hAnsi="Arial"/>
          <w:i/>
          <w:iCs/>
          <w:color w:val="595959"/>
          <w:sz w:val="18"/>
          <w:szCs w:val="18"/>
        </w:rPr>
        <w:t xml:space="preserve">Third-party assurance requirements are not addressed. SEBI mandates limited assurance on BRSR Core metrics for top-listed entities. No assurance scope, provider, or timeline is specified in this SOP.</w:t>
      </w:r>
    </w:p>
    <w:p>
      <w:r>
        <w:rPr>
          <w:rFonts w:ascii="Arial" w:cs="Arial" w:eastAsia="Arial" w:hAnsi="Arial"/>
          <w:sz w:val="19"/>
          <w:szCs w:val="19"/>
        </w:rPr>
        <w:t xml:space="preserve"/>
      </w:r>
    </w:p>
    <w:p>
      <w:pPr>
        <w:pStyle w:val="Heading2"/>
        <w:spacing w:after="80" w:before="200"/>
      </w:pPr>
      <w:r>
        <w:rPr>
          <w:rFonts w:ascii="Arial" w:cs="Arial" w:eastAsia="Arial" w:hAnsi="Arial"/>
          <w:b/>
          <w:bCs/>
          <w:color w:val="2E5FA3"/>
          <w:sz w:val="22"/>
          <w:szCs w:val="22"/>
        </w:rPr>
        <w:t xml:space="preserve">6.3 Regulatory Reporting Triggers</w:t>
      </w:r>
    </w:p>
    <w:p>
      <w:pPr>
        <w:spacing w:after="80" w:before="80"/>
      </w:pPr>
      <w:r>
        <w:rPr>
          <w:rFonts w:ascii="Arial" w:cs="Arial" w:eastAsia="Arial" w:hAnsi="Arial"/>
          <w:sz w:val="19"/>
          <w:szCs w:val="19"/>
        </w:rPr>
        <w:t xml:space="preserve">Where ESG-related regulatory requirements exist, the bank should comply with applicable timelines. The ESG team should liaise with Compliance to ensure regulatory obligations are met.</w:t>
      </w:r>
    </w:p>
    <w:p>
      <w:pPr>
        <w:spacing w:after="60" w:before="60"/>
      </w:pPr>
      <w:r>
        <w:rPr>
          <w:rFonts w:ascii="Arial" w:cs="Arial" w:eastAsia="Arial" w:hAnsi="Arial"/>
          <w:b/>
          <w:bCs/>
          <w:color w:val="C00000"/>
          <w:sz w:val="18"/>
          <w:szCs w:val="18"/>
        </w:rPr>
        <w:t xml:space="preserve">Note: </w:t>
      </w:r>
      <w:r>
        <w:rPr>
          <w:rFonts w:ascii="Arial" w:cs="Arial" w:eastAsia="Arial" w:hAnsi="Arial"/>
          <w:i/>
          <w:iCs/>
          <w:color w:val="595959"/>
          <w:sz w:val="18"/>
          <w:szCs w:val="18"/>
        </w:rPr>
        <w:t xml:space="preserve">No specific regulatory triggers, reporting timelines, or responsible parties are mapped. Key regulations such as SEBI BRSR Core deadlines, RBI climate risk disclosure requirements, POSH Act reporting, and PSL quarterly submission to RBI are not referenced.</w:t>
      </w:r>
    </w:p>
    <w:p>
      <w:r>
        <w:rPr>
          <w:rFonts w:ascii="Arial" w:cs="Arial" w:eastAsia="Arial" w:hAnsi="Arial"/>
          <w:sz w:val="19"/>
          <w:szCs w:val="19"/>
        </w:rPr>
        <w:t xml:space="preserve"/>
      </w:r>
    </w:p>
    <w:p>
      <w:pPr>
        <w:pStyle w:val="Heading1"/>
        <w:spacing w:after="120" w:before="240"/>
      </w:pPr>
      <w:r>
        <w:rPr>
          <w:rFonts w:ascii="Arial" w:cs="Arial" w:eastAsia="Arial" w:hAnsi="Arial"/>
          <w:b/>
          <w:bCs/>
          <w:color w:val="006B3C"/>
          <w:sz w:val="28"/>
          <w:szCs w:val="28"/>
        </w:rPr>
        <w:t xml:space="preserve">7. Roles and Responsibilities</w:t>
      </w:r>
    </w:p>
    <w:p>
      <w:pPr>
        <w:spacing w:after="80" w:before="80"/>
      </w:pPr>
      <w:r>
        <w:rPr>
          <w:rFonts w:ascii="Arial" w:cs="Arial" w:eastAsia="Arial" w:hAnsi="Arial"/>
          <w:sz w:val="19"/>
          <w:szCs w:val="19"/>
        </w:rPr>
        <w:t xml:space="preserve">The following roles are responsible for ESG data collection and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006B3C"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6360"/>
            <w:tcBorders>
              <w:top w:val="single" w:color="AAAAAA" w:sz="1"/>
              <w:left w:val="single" w:color="AAAAAA" w:sz="1"/>
              <w:bottom w:val="single" w:color="AAAAAA" w:sz="1"/>
              <w:right w:val="single" w:color="AAAAAA" w:sz="1"/>
            </w:tcBorders>
            <w:shd w:fill="006B3C" w:val="clear"/>
            <w:tcMar>
              <w:top w:type="dxa" w:w="80"/>
              <w:left w:type="dxa" w:w="120"/>
              <w:bottom w:type="dxa" w:w="80"/>
              <w:right w:type="dxa" w:w="120"/>
            </w:tcMar>
          </w:tcPr>
          <w:p>
            <w:r>
              <w:rPr>
                <w:rFonts w:ascii="Arial" w:cs="Arial" w:eastAsia="Arial" w:hAnsi="Arial"/>
                <w:b/>
                <w:bCs/>
                <w:color w:val="FFFFFF"/>
                <w:sz w:val="18"/>
                <w:szCs w:val="18"/>
              </w:rPr>
              <w:t xml:space="preserve">Responsibility</w:t>
            </w:r>
          </w:p>
        </w:tc>
      </w:tr>
      <w:tr>
        <w:tc>
          <w:tcPr>
            <w:tcW w:type="dxa" w:w="3000"/>
            <w:tcBorders>
              <w:top w:val="single" w:color="AAAAAA" w:sz="1"/>
              <w:left w:val="single" w:color="AAAAAA" w:sz="1"/>
              <w:bottom w:val="single" w:color="AAAAAA" w:sz="1"/>
              <w:right w:val="single" w:color="AAAAAA" w:sz="1"/>
            </w:tcBorders>
            <w:shd w:fill="C6EFCE" w:val="clear"/>
            <w:tcMar>
              <w:top w:type="dxa" w:w="60"/>
              <w:left w:type="dxa" w:w="120"/>
              <w:bottom w:type="dxa" w:w="60"/>
              <w:right w:type="dxa" w:w="120"/>
            </w:tcMar>
          </w:tcPr>
          <w:p>
            <w:r>
              <w:rPr>
                <w:rFonts w:ascii="Arial" w:cs="Arial" w:eastAsia="Arial" w:hAnsi="Arial"/>
                <w:b/>
                <w:bCs/>
                <w:color w:val="000000"/>
                <w:sz w:val="18"/>
                <w:szCs w:val="18"/>
              </w:rPr>
              <w:t xml:space="preserve">ESG / Sustainability Head</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Owns this SOP; coordinates data collection; prepares ESG reports.</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CFO</w:t>
            </w:r>
          </w:p>
        </w:tc>
        <w:tc>
          <w:tcPr>
            <w:tcW w:type="dxa" w:w="6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Reviews and approves external ESG disclosures; oversees ESG data quality.</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CHRO</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Provides Social pillar data including gender diversity, training, and LTIFR.</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Facilities Head</w:t>
            </w:r>
          </w:p>
        </w:tc>
        <w:tc>
          <w:tcPr>
            <w:tcW w:type="dxa" w:w="6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Provides energy, water, and emissions data for owned and leased premises.</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Company Secretary</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Provides Governance data including board composition and remuneration.</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CRO</w:t>
            </w:r>
          </w:p>
        </w:tc>
        <w:tc>
          <w:tcPr>
            <w:tcW w:type="dxa" w:w="6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Provides climate risk and credit risk data relevant to ESG disclosure.</w:t>
            </w:r>
          </w:p>
        </w:tc>
      </w:tr>
    </w:tbl>
    <w:p>
      <w:pPr>
        <w:spacing w:after="60" w:before="60"/>
      </w:pPr>
      <w:r>
        <w:rPr>
          <w:rFonts w:ascii="Arial" w:cs="Arial" w:eastAsia="Arial" w:hAnsi="Arial"/>
          <w:b/>
          <w:bCs/>
          <w:color w:val="C00000"/>
          <w:sz w:val="18"/>
          <w:szCs w:val="18"/>
        </w:rPr>
        <w:t xml:space="preserve">Note: </w:t>
      </w:r>
      <w:r>
        <w:rPr>
          <w:rFonts w:ascii="Arial" w:cs="Arial" w:eastAsia="Arial" w:hAnsi="Arial"/>
          <w:i/>
          <w:iCs/>
          <w:color w:val="595959"/>
          <w:sz w:val="18"/>
          <w:szCs w:val="18"/>
        </w:rPr>
        <w:t xml:space="preserve">No RACI matrix is defined. Consulted and Informed parties are absent. Internal Audit's ESG review role is not mentioned. Critically, no linkage to the bank's Risk Appetite Statement or Enterprise Risk Framework is established.</w:t>
      </w:r>
    </w:p>
    <w:p>
      <w:r>
        <w:rPr>
          <w:rFonts w:ascii="Arial" w:cs="Arial" w:eastAsia="Arial" w:hAnsi="Arial"/>
          <w:sz w:val="19"/>
          <w:szCs w:val="19"/>
        </w:rPr>
        <w:t xml:space="preserve"/>
      </w:r>
    </w:p>
    <w:p>
      <w:pPr>
        <w:pStyle w:val="Heading1"/>
        <w:spacing w:after="120" w:before="240"/>
      </w:pPr>
      <w:r>
        <w:rPr>
          <w:rFonts w:ascii="Arial" w:cs="Arial" w:eastAsia="Arial" w:hAnsi="Arial"/>
          <w:b/>
          <w:bCs/>
          <w:color w:val="006B3C"/>
          <w:sz w:val="28"/>
          <w:szCs w:val="28"/>
        </w:rPr>
        <w:t xml:space="preserve">8. Training and Awareness</w:t>
      </w:r>
    </w:p>
    <w:p>
      <w:pPr>
        <w:spacing w:after="80" w:before="80"/>
      </w:pPr>
      <w:r>
        <w:rPr>
          <w:rFonts w:ascii="Arial" w:cs="Arial" w:eastAsia="Arial" w:hAnsi="Arial"/>
          <w:sz w:val="19"/>
          <w:szCs w:val="19"/>
        </w:rPr>
        <w:t xml:space="preserve">All staff involved in ESG data collection should be aware of their responsibilities under this SOP. The ESG team will provide guidance and support as required.</w:t>
      </w:r>
    </w:p>
    <w:p>
      <w:pPr>
        <w:spacing w:after="80" w:before="80"/>
      </w:pPr>
      <w:r>
        <w:rPr>
          <w:rFonts w:ascii="Arial" w:cs="Arial" w:eastAsia="Arial" w:hAnsi="Arial"/>
          <w:sz w:val="19"/>
          <w:szCs w:val="19"/>
        </w:rPr>
        <w:t xml:space="preserve">Training on ESG reporting requirements will be provided when significant changes to regulatory requirements occur.</w:t>
      </w:r>
    </w:p>
    <w:p>
      <w:pPr>
        <w:spacing w:after="60" w:before="60"/>
      </w:pPr>
      <w:r>
        <w:rPr>
          <w:rFonts w:ascii="Arial" w:cs="Arial" w:eastAsia="Arial" w:hAnsi="Arial"/>
          <w:b/>
          <w:bCs/>
          <w:color w:val="C00000"/>
          <w:sz w:val="18"/>
          <w:szCs w:val="18"/>
        </w:rPr>
        <w:t xml:space="preserve">Note: </w:t>
      </w:r>
      <w:r>
        <w:rPr>
          <w:rFonts w:ascii="Arial" w:cs="Arial" w:eastAsia="Arial" w:hAnsi="Arial"/>
          <w:i/>
          <w:iCs/>
          <w:color w:val="595959"/>
          <w:sz w:val="18"/>
          <w:szCs w:val="18"/>
        </w:rPr>
        <w:t xml:space="preserve">No structured training programme, methodology guidance, or defined frequency for training updates is specified. Data providers may apply inconsistent calculation methodologies across the reporting cycle.</w:t>
      </w:r>
    </w:p>
    <w:p>
      <w:r>
        <w:rPr>
          <w:rFonts w:ascii="Arial" w:cs="Arial" w:eastAsia="Arial" w:hAnsi="Arial"/>
          <w:sz w:val="19"/>
          <w:szCs w:val="19"/>
        </w:rPr>
        <w:t xml:space="preserve"/>
      </w:r>
    </w:p>
    <w:p>
      <w:pPr>
        <w:pStyle w:val="Heading1"/>
        <w:spacing w:after="120" w:before="240"/>
      </w:pPr>
      <w:r>
        <w:rPr>
          <w:rFonts w:ascii="Arial" w:cs="Arial" w:eastAsia="Arial" w:hAnsi="Arial"/>
          <w:b/>
          <w:bCs/>
          <w:color w:val="006B3C"/>
          <w:sz w:val="28"/>
          <w:szCs w:val="28"/>
        </w:rPr>
        <w:t xml:space="preserve">9. Document Review</w:t>
      </w:r>
    </w:p>
    <w:p>
      <w:pPr>
        <w:spacing w:after="80" w:before="80"/>
      </w:pPr>
      <w:r>
        <w:rPr>
          <w:rFonts w:ascii="Arial" w:cs="Arial" w:eastAsia="Arial" w:hAnsi="Arial"/>
          <w:sz w:val="19"/>
          <w:szCs w:val="19"/>
        </w:rPr>
        <w:t xml:space="preserve">This SOP will be reviewed annually or when significant changes occur to ESG reporting requirements or the bank's ESG strategy.</w:t>
      </w:r>
    </w:p>
    <w:p>
      <w:pPr>
        <w:spacing w:after="80" w:before="80"/>
      </w:pPr>
      <w:del w:id="9" w:author="TRACE Document Uplift" w:date="2026-05-07T20:55:39+00:00">
        <w:r>
          <w:delText>The ESG Head is responsible for maintaining this document.</w:delText>
        </w:r>
      </w:del>
      <w:commentRangeStart w:id="4"/>
      <w:ins w:id="10" w:author="TRACE Document Uplift" w:date="2026-05-07T20:55:39+00:00">
        <w:r>
          <w:t>Version Control and Change History | Version Number | Date of Issue | Summary of Changes | Approver Name | |----------------|---------------|--------------------|---------------| | | | | | The ESG Head is responsible for maintaining this document.</w:t>
        </w:r>
      </w:ins>
      <w:commentRangeEnd w:id="4"/>
      <w:r>
        <w:commentReference w:id="4"/>
      </w:r>
    </w:p>
    <w:p>
      <w:pPr>
        <w:spacing w:after="60" w:before="60"/>
      </w:pPr>
      <w:r>
        <w:rPr>
          <w:rFonts w:ascii="Arial" w:cs="Arial" w:eastAsia="Arial" w:hAnsi="Arial"/>
          <w:b/>
          <w:bCs/>
          <w:color w:val="C00000"/>
          <w:sz w:val="18"/>
          <w:szCs w:val="18"/>
        </w:rPr>
        <w:t xml:space="preserve">Note: </w:t>
      </w:r>
      <w:r>
        <w:rPr>
          <w:rFonts w:ascii="Arial" w:cs="Arial" w:eastAsia="Arial" w:hAnsi="Arial"/>
          <w:i/>
          <w:iCs/>
          <w:color w:val="595959"/>
          <w:sz w:val="18"/>
          <w:szCs w:val="18"/>
        </w:rPr>
        <w:t xml:space="preserve">No next review date, version history table, or formal change management process is included. The document cannot be audited for currency or completeness.</w:t>
      </w:r>
    </w:p>
    <w:p>
      <w:r>
        <w:rPr>
          <w:rFonts w:ascii="Arial" w:cs="Arial" w:eastAsia="Arial" w:hAnsi="Arial"/>
          <w:sz w:val="19"/>
          <w:szCs w:val="19"/>
        </w:rPr>
        <w:t xml:space="preserve"/>
      </w:r>
    </w:p>
    <w:p>
      <w:pPr>
        <w:pStyle w:val="Heading1"/>
        <w:spacing w:after="120" w:before="240"/>
      </w:pPr>
      <w:r>
        <w:rPr>
          <w:rFonts w:ascii="Arial" w:cs="Arial" w:eastAsia="Arial" w:hAnsi="Arial"/>
          <w:b/>
          <w:bCs/>
          <w:color w:val="006B3C"/>
          <w:sz w:val="28"/>
          <w:szCs w:val="28"/>
        </w:rPr>
        <w:t xml:space="preserve">Appendix A – Key ESG Regulatory References</w:t>
      </w:r>
    </w:p>
    <w:p>
      <w:pPr>
        <w:spacing w:after="80" w:before="80"/>
      </w:pPr>
      <w:r>
        <w:rPr>
          <w:rFonts w:ascii="Arial" w:cs="Arial" w:eastAsia="Arial" w:hAnsi="Arial"/>
          <w:sz w:val="19"/>
          <w:szCs w:val="19"/>
        </w:rPr>
        <w:t xml:space="preserve">The table below lists key regulatory and reporting frameworks relevant to the bank's ESG reporting obligations.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c>
          <w:tcPr>
            <w:tcW w:type="dxa" w:w="2400"/>
            <w:tcBorders>
              <w:top w:val="single" w:color="AAAAAA" w:sz="1"/>
              <w:left w:val="single" w:color="AAAAAA" w:sz="1"/>
              <w:bottom w:val="single" w:color="AAAAAA" w:sz="1"/>
              <w:right w:val="single" w:color="AAAAAA" w:sz="1"/>
            </w:tcBorders>
            <w:shd w:fill="006B3C" w:val="clear"/>
            <w:tcMar>
              <w:top w:type="dxa" w:w="80"/>
              <w:left w:type="dxa" w:w="120"/>
              <w:bottom w:type="dxa" w:w="80"/>
              <w:right w:type="dxa" w:w="120"/>
            </w:tcMar>
          </w:tcPr>
          <w:p>
            <w:r>
              <w:rPr>
                <w:rFonts w:ascii="Arial" w:cs="Arial" w:eastAsia="Arial" w:hAnsi="Arial"/>
                <w:b/>
                <w:bCs/>
                <w:color w:val="FFFFFF"/>
                <w:sz w:val="18"/>
                <w:szCs w:val="18"/>
              </w:rPr>
              <w:t xml:space="preserve">Regulation / Framework</w:t>
            </w:r>
          </w:p>
        </w:tc>
        <w:tc>
          <w:tcPr>
            <w:tcW w:type="dxa" w:w="3960"/>
            <w:tcBorders>
              <w:top w:val="single" w:color="AAAAAA" w:sz="1"/>
              <w:left w:val="single" w:color="AAAAAA" w:sz="1"/>
              <w:bottom w:val="single" w:color="AAAAAA" w:sz="1"/>
              <w:right w:val="single" w:color="AAAAAA" w:sz="1"/>
            </w:tcBorders>
            <w:shd w:fill="006B3C" w:val="clear"/>
            <w:tcMar>
              <w:top w:type="dxa" w:w="80"/>
              <w:left w:type="dxa" w:w="120"/>
              <w:bottom w:type="dxa" w:w="80"/>
              <w:right w:type="dxa" w:w="120"/>
            </w:tcMar>
          </w:tcPr>
          <w:p>
            <w:r>
              <w:rPr>
                <w:rFonts w:ascii="Arial" w:cs="Arial" w:eastAsia="Arial" w:hAnsi="Arial"/>
                <w:b/>
                <w:bCs/>
                <w:color w:val="FFFFFF"/>
                <w:sz w:val="18"/>
                <w:szCs w:val="18"/>
              </w:rPr>
              <w:t xml:space="preserve">Applicability</w:t>
            </w:r>
          </w:p>
        </w:tc>
        <w:tc>
          <w:tcPr>
            <w:tcW w:type="dxa" w:w="3000"/>
            <w:tcBorders>
              <w:top w:val="single" w:color="AAAAAA" w:sz="1"/>
              <w:left w:val="single" w:color="AAAAAA" w:sz="1"/>
              <w:bottom w:val="single" w:color="AAAAAA" w:sz="1"/>
              <w:right w:val="single" w:color="AAAAAA" w:sz="1"/>
            </w:tcBorders>
            <w:shd w:fill="006B3C" w:val="clear"/>
            <w:tcMar>
              <w:top w:type="dxa" w:w="80"/>
              <w:left w:type="dxa" w:w="120"/>
              <w:bottom w:type="dxa" w:w="80"/>
              <w:right w:type="dxa" w:w="120"/>
            </w:tcMar>
          </w:tcPr>
          <w:p>
            <w:r>
              <w:rPr>
                <w:rFonts w:ascii="Arial" w:cs="Arial" w:eastAsia="Arial" w:hAnsi="Arial"/>
                <w:b/>
                <w:bCs/>
                <w:color w:val="FFFFFF"/>
                <w:sz w:val="18"/>
                <w:szCs w:val="18"/>
              </w:rPr>
              <w:t xml:space="preserve">Responsible Team</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SEBI BRSR</w:t>
            </w:r>
          </w:p>
        </w:tc>
        <w:tc>
          <w:tcPr>
            <w:tcW w:type="dxa" w:w="39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Annual ESG disclosure for listed entities</w:t>
            </w:r>
          </w:p>
        </w:tc>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ESG / Compliance</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SEBI BRSR Core</w:t>
            </w:r>
          </w:p>
        </w:tc>
        <w:tc>
          <w:tcPr>
            <w:tcW w:type="dxa" w:w="3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Enhanced metrics with mandatory assurance</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ESG / CFO</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RBI Climate Risk</w:t>
            </w:r>
          </w:p>
        </w:tc>
        <w:tc>
          <w:tcPr>
            <w:tcW w:type="dxa" w:w="39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Climate risk disclosure and stress testing</w:t>
            </w:r>
          </w:p>
        </w:tc>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CRO / ESG</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TCFD</w:t>
            </w:r>
          </w:p>
        </w:tc>
        <w:tc>
          <w:tcPr>
            <w:tcW w:type="dxa" w:w="3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Voluntary (becoming mandatory via SEBI)</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ESG / CRO</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GRI Standards</w:t>
            </w:r>
          </w:p>
        </w:tc>
        <w:tc>
          <w:tcPr>
            <w:tcW w:type="dxa" w:w="39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Sustainability report framework</w:t>
            </w:r>
          </w:p>
        </w:tc>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ESG</w:t>
            </w:r>
          </w:p>
        </w:tc>
      </w:tr>
    </w:tbl>
    <w:p>
      <w:pPr>
        <w:spacing w:after="60" w:before="60"/>
      </w:pPr>
      <w:r>
        <w:rPr>
          <w:rFonts w:ascii="Arial" w:cs="Arial" w:eastAsia="Arial" w:hAnsi="Arial"/>
          <w:b/>
          <w:bCs/>
          <w:color w:val="C00000"/>
          <w:sz w:val="18"/>
          <w:szCs w:val="18"/>
        </w:rPr>
        <w:t xml:space="preserve">Note: </w:t>
      </w:r>
      <w:r>
        <w:rPr>
          <w:rFonts w:ascii="Arial" w:cs="Arial" w:eastAsia="Arial" w:hAnsi="Arial"/>
          <w:i/>
          <w:iCs/>
          <w:color w:val="595959"/>
          <w:sz w:val="18"/>
          <w:szCs w:val="18"/>
        </w:rPr>
        <w:t xml:space="preserve">Appendix A lists frameworks but provides no submission deadlines, specific article requirements, penalty implications, or guidance on prioritisation. It functions as a label list rather than a compliance reference.</w:t>
      </w:r>
    </w:p>
    <w:p>
      <w:r>
        <w:rPr>
          <w:rFonts w:ascii="Arial" w:cs="Arial" w:eastAsia="Arial" w:hAnsi="Arial"/>
          <w:sz w:val="19"/>
          <w:szCs w:val="19"/>
        </w:rPr>
        <w:t xml:space="preserve"/>
      </w:r>
    </w:p>
    <w:p>
      <w:r>
        <w:rPr>
          <w:rFonts w:ascii="Arial" w:cs="Arial" w:eastAsia="Arial" w:hAnsi="Arial"/>
          <w:sz w:val="19"/>
          <w:szCs w:val="19"/>
        </w:rPr>
        <w:t xml:space="preserve"/>
      </w:r>
    </w:p>
    <w:sectPr>
      <w:pgSz w:w="12240" w:h="15840" w:orient="portrait"/>
      <w:pgMar w:top="1440" w:right="1259" w:bottom="1440" w:left="1259" w:header="708" w:footer="708" w:gutter="0"/>
      <w:pgNumType/>
      <w:docGrid w:linePitch="360"/>
    </w:sectPr>
  </w:body>
</w:document>
</file>

<file path=word/comments.xml><?xml version="1.0" encoding="utf-8"?>
<w:comments xmlns:w="http://schemas.openxmlformats.org/wordprocessingml/2006/main">
  <w:comment w:id="0" w:author="TRACE Document Uplift" w:date="2026-05-07T20:55:39+00:00">
    <w:p>
      <w:r>
        <w:t>Define Quantitative Deviation Thresholds. Why this was suggested: The current SOP relies on 'judgement' to identify deviations. To ensure consistency and meet SEBI/BRSR requirements, specific percentage thresholds should be defined for automated flagging. Source document(s): esg_reporting_sop.docx.</w:t>
      </w:r>
    </w:p>
  </w:comment>
  <w:comment w:id="1" w:author="TRACE Document Uplift" w:date="2026-05-07T20:55:39+00:00">
    <w:p>
      <w:r>
        <w:t>Implement Data Validation and 4-Eye Review. Why this was suggested: Section 4.2 lacks a validation step. Data should be verified against source documents (e.g., utility bills, HR reports) before consolidation to prevent reporting errors. Source document(s): esg_reporting_sop.docx.</w:t>
      </w:r>
    </w:p>
  </w:comment>
  <w:comment w:id="2" w:author="TRACE Document Uplift" w:date="2026-05-07T20:55:39+00:00">
    <w:p>
      <w:r>
        <w:t>Incorporate External Assurance Requirements. Why this was suggested: SEBI mandates limited assurance for BRSR Core metrics. The SOP should explicitly include the requirement for third-party audit and the timeline for this engagement. Source document(s): esg_reporting_sop.docx.</w:t>
      </w:r>
    </w:p>
  </w:comment>
  <w:comment w:id="3" w:author="TRACE Document Uplift" w:date="2026-05-07T20:55:39+00:00">
    <w:p>
      <w:r>
        <w:t>Establish Formal Escalation Matrix. Why this was suggested: Section 5.2 lacks a clear hierarchy for escalation. Material deviations should be routed to specific committees (e.g., ESG Committee or Board) based on their impact. Source document(s): esg_reporting_sop.docx.</w:t>
      </w:r>
    </w:p>
  </w:comment>
  <w:comment w:id="4" w:author="TRACE Document Uplift" w:date="2026-05-07T20:55:39+00:00">
    <w:p>
      <w:r>
        <w:t>Add Version Control and Change History. Why this was suggested: The document lacks a version history table, making it difficult to track changes in reporting requirements or methodologies over time. Source document(s): esg_reporting_sop.docx.</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06B3C"/>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5FA3"/>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2026-05-07T18:12:05.135Z</dcterms:created>
  <dcterms:modified xsi:type="dcterms:W3CDTF">2026-05-07T18:12:05.135Z</dcterms:modified>
</cp:coreProperties>
</file>

<file path=docProps/custom.xml><?xml version="1.0" encoding="utf-8"?>
<Properties xmlns="http://schemas.openxmlformats.org/officeDocument/2006/custom-properties" xmlns:vt="http://schemas.openxmlformats.org/officeDocument/2006/docPropsVTypes"/>
</file>