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1F3864"/>
          <w:sz w:val="40"/>
          <w:szCs w:val="40"/>
        </w:rPr>
        <w:t xml:space="preserve">CYBER INCIDENT RESPONSE</w:t>
      </w:r>
    </w:p>
    <w:p>
      <w:pPr>
        <w:spacing w:after="480" w:before="0"/>
        <w:jc w:val="center"/>
      </w:pPr>
      <w:r>
        <w:rPr>
          <w:rFonts w:ascii="Arial" w:cs="Arial" w:eastAsia="Arial" w:hAnsi="Arial"/>
          <w:color w:val="2E5FA3"/>
          <w:sz w:val="28"/>
          <w:szCs w:val="28"/>
        </w:rPr>
        <w:t xml:space="preserve">Standard Operating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 Title</w:t>
            </w:r>
          </w:p>
        </w:tc>
        <w:tc>
          <w:tcPr>
            <w:tcW w:type="dxa" w:w="63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Cyber Incident Response Standard Operating Procedure</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 ID</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SOP-CSIRT-001</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1.2</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Prepared By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IT Security Team</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Reviewed By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CISO</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March 2024</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Active</w:t>
            </w:r>
          </w:p>
        </w:tc>
      </w:tr>
    </w:tbl>
    <w:p>
      <w:r>
        <w:rPr>
          <w:rFonts w:ascii="Arial" w:cs="Arial" w:eastAsia="Arial" w:hAnsi="Arial"/>
          <w:sz w:val="19"/>
          <w:szCs w:val="19"/>
        </w:rPr>
        <w:t xml:space="preserve"/>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1. Purpose</w:t>
      </w:r>
    </w:p>
    <w:p>
      <w:pPr>
        <w:spacing w:after="80" w:before="80"/>
      </w:pPr>
      <w:r>
        <w:rPr>
          <w:rFonts w:ascii="Arial" w:cs="Arial" w:eastAsia="Arial" w:hAnsi="Arial"/>
          <w:color w:val="000000"/>
          <w:sz w:val="19"/>
          <w:szCs w:val="19"/>
        </w:rPr>
        <w:t xml:space="preserve">This Standard Operating Procedure (SOP) defines the process for detecting, responding to, and recovering from cybersecurity incidents at the bank. The goal is to minimise the impact of security incidents on the bank's operations, customers, and reputation.</w:t>
      </w:r>
    </w:p>
    <w:p>
      <w:pPr>
        <w:spacing w:after="80" w:before="80"/>
      </w:pPr>
      <w:r>
        <w:rPr>
          <w:rFonts w:ascii="Arial" w:cs="Arial" w:eastAsia="Arial" w:hAnsi="Arial"/>
          <w:color w:val="000000"/>
          <w:sz w:val="19"/>
          <w:szCs w:val="19"/>
        </w:rPr>
        <w:t xml:space="preserve">This document should be used by the IT Security team and other relevant stakeholders when a cybersecurity incident is suspected or confirmed.</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2. Scope</w:t>
      </w:r>
    </w:p>
    <w:p>
      <w:pPr>
        <w:spacing w:after="80" w:before="80"/>
      </w:pPr>
      <w:r>
        <w:rPr>
          <w:rFonts w:ascii="Arial" w:cs="Arial" w:eastAsia="Arial" w:hAnsi="Arial"/>
          <w:color w:val="000000"/>
          <w:sz w:val="19"/>
          <w:szCs w:val="19"/>
        </w:rPr>
        <w:t xml:space="preserve">This SOP applies to all cybersecurity incidents affecting the bank's information systems, networks, applications, and data. This includes:</w:t>
      </w:r>
    </w:p>
    <w:p>
      <w:pPr>
        <w:pStyle w:val="ListParagraph"/>
        <w:numPr>
          <w:ilvl w:val="0"/>
          <w:numId w:val="2"/>
        </w:numPr>
        <w:spacing w:after="40" w:before="40"/>
      </w:pPr>
      <w:r>
        <w:rPr>
          <w:rFonts w:ascii="Arial" w:cs="Arial" w:eastAsia="Arial" w:hAnsi="Arial"/>
          <w:sz w:val="19"/>
          <w:szCs w:val="19"/>
        </w:rPr>
        <w:t xml:space="preserve">All IT systems and infrastructure owned or operated by the bank</w:t>
      </w:r>
    </w:p>
    <w:p>
      <w:pPr>
        <w:pStyle w:val="ListParagraph"/>
        <w:numPr>
          <w:ilvl w:val="0"/>
          <w:numId w:val="2"/>
        </w:numPr>
        <w:spacing w:after="40" w:before="40"/>
      </w:pPr>
      <w:r>
        <w:rPr>
          <w:rFonts w:ascii="Arial" w:cs="Arial" w:eastAsia="Arial" w:hAnsi="Arial"/>
          <w:sz w:val="19"/>
          <w:szCs w:val="19"/>
        </w:rPr>
        <w:t xml:space="preserve">Third-party systems that process or store bank data</w:t>
      </w:r>
    </w:p>
    <w:p>
      <w:pPr>
        <w:pStyle w:val="ListParagraph"/>
        <w:numPr>
          <w:ilvl w:val="0"/>
          <w:numId w:val="2"/>
        </w:numPr>
        <w:spacing w:after="40" w:before="40"/>
      </w:pPr>
      <w:r>
        <w:rPr>
          <w:rFonts w:ascii="Arial" w:cs="Arial" w:eastAsia="Arial" w:hAnsi="Arial"/>
          <w:sz w:val="19"/>
          <w:szCs w:val="19"/>
        </w:rPr>
        <w:t xml:space="preserve">All employees, contractors, and vendors who have access to bank systems</w:t>
      </w:r>
    </w:p>
    <w:p>
      <w:pPr>
        <w:spacing w:after="80" w:before="80"/>
      </w:pPr>
      <w:r>
        <w:rPr>
          <w:rFonts w:ascii="Arial" w:cs="Arial" w:eastAsia="Arial" w:hAnsi="Arial"/>
          <w:color w:val="000000"/>
          <w:sz w:val="19"/>
          <w:szCs w:val="19"/>
        </w:rPr>
        <w:t xml:space="preserve">The following are out of scope for this procedure:</w:t>
      </w:r>
    </w:p>
    <w:p>
      <w:pPr>
        <w:pStyle w:val="ListParagraph"/>
        <w:numPr>
          <w:ilvl w:val="0"/>
          <w:numId w:val="2"/>
        </w:numPr>
        <w:spacing w:after="40" w:before="40"/>
      </w:pPr>
      <w:r>
        <w:rPr>
          <w:rFonts w:ascii="Arial" w:cs="Arial" w:eastAsia="Arial" w:hAnsi="Arial"/>
          <w:sz w:val="19"/>
          <w:szCs w:val="19"/>
        </w:rPr>
        <w:t xml:space="preserve">Physical security incidents (refer to the Physical Security policy)</w:t>
      </w:r>
    </w:p>
    <w:p>
      <w:pPr>
        <w:pStyle w:val="ListParagraph"/>
        <w:numPr>
          <w:ilvl w:val="0"/>
          <w:numId w:val="2"/>
        </w:numPr>
        <w:spacing w:after="40" w:before="40"/>
      </w:pPr>
      <w:r>
        <w:rPr>
          <w:rFonts w:ascii="Arial" w:cs="Arial" w:eastAsia="Arial" w:hAnsi="Arial"/>
          <w:sz w:val="19"/>
          <w:szCs w:val="19"/>
        </w:rPr>
        <w:t xml:space="preserve">Fraud incidents not involving a cybersecurity component</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6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Cybersecurity Incident</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An event that has or may have an adverse effect on the confidentiality, integrity, or availability of information systems or data.</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Threat Actor</w:t>
            </w:r>
          </w:p>
        </w:tc>
        <w:tc>
          <w:tcPr>
            <w:tcW w:type="dxa" w:w="6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An individual, group, or organisation responsible for carrying out a cyberattack.</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Indicator of Compromise (IoC)</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Evidence that a system or network has been compromised, such as unusual network traffic or unexpected file changes.</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SIEM</w:t>
            </w:r>
          </w:p>
        </w:tc>
        <w:tc>
          <w:tcPr>
            <w:tcW w:type="dxa" w:w="6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Security Information and Event Management system used to aggregate and correlate security logs.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RTO</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Recovery Time Objective — the target duration for restoring operations after an incident.</w:t>
            </w:r>
          </w:p>
        </w:tc>
      </w:tr>
    </w:tbl>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4. Roles and Responsibilities</w:t>
      </w:r>
    </w:p>
    <w:p>
      <w:pPr>
        <w:spacing w:after="80" w:before="80"/>
      </w:pPr>
      <w:r>
        <w:rPr>
          <w:rFonts w:ascii="Arial" w:cs="Arial" w:eastAsia="Arial" w:hAnsi="Arial"/>
          <w:color w:val="000000"/>
          <w:sz w:val="19"/>
          <w:szCs w:val="19"/>
        </w:rPr>
        <w:t xml:space="preserve">The following roles are involved in the incident response process. Each team should be aware of their responsibilities and be ready to act when an incident occurs.</w:t>
      </w:r>
    </w:p>
    <w:p>
      <w:pPr/>
      <w:commentRangeStart w:id="48"/>
      <w:ins w:id="98" w:author="TRACE Document Uplift" w:date="2026-05-08T05:46:24+00:00">
        <w:r>
          <w:t>Add an accountability matrix for material activities: | Activity / decision | Responsible | Accountable | Consulted | Informed | | --- | --- | --- | --- | --- | | Key process activity | Performing team or role | Outcome owner | Specialist contributors | Oversight or impacted stakeholders | Populate the matrix from the uploaded procedure and supporting evidence. Where the responsible owner is not explicit, mark it for reviewer confirmation instead of assigning it to an oversight role.</w:t>
        </w:r>
      </w:ins>
      <w:commentRangeEnd w:id="48"/>
      <w:r>
        <w:commentReference w:id="48"/>
      </w:r>
    </w:p>
    <w:p>
      <w:pPr/>
      <w:commentRangeStart w:id="47"/>
      <w:ins w:id="96" w:author="TRACE Document Uplift" w:date="2026-05-08T05:46:24+00:00">
        <w:r>
          <w:t>Performs biometric access control and CCTV surveillance at all data centre entry points; visitor escort policy enforced.</w:t>
        </w:r>
      </w:ins>
      <w:commentRangeEnd w:id="47"/>
      <w:r>
        <w:commentReference w:id="47"/>
      </w:r>
    </w:p>
    <w:p>
      <w:pPr/>
      <w:commentRangeStart w:id="45"/>
      <w:ins w:id="92" w:author="TRACE Document Uplift" w:date="2026-05-08T05:46:24+00:00">
        <w:r>
          <w:t>Performs transaction monitoring rules with ML-based anomaly detection; customer-level transaction limits enforced; 2FA for high-value transactions.</w:t>
        </w:r>
      </w:ins>
      <w:commentRangeEnd w:id="45"/>
      <w:r>
        <w:commentReference w:id="45"/>
      </w:r>
    </w:p>
    <w:p>
      <w:pPr/>
      <w:commentRangeStart w:id="43"/>
      <w:ins w:id="88" w:author="TRACE Document Uplift" w:date="2026-05-08T05:46:24+00:00">
        <w:r>
          <w:t>Performs quarterly compliance review against regulatory requirements; RBI CSF self-assessment submitted annually.</w:t>
        </w:r>
      </w:ins>
      <w:commentRangeEnd w:id="43"/>
      <w:r>
        <w:commentReference w:id="43"/>
      </w:r>
    </w:p>
    <w:p>
      <w:pPr/>
      <w:commentRangeStart w:id="41"/>
      <w:ins w:id="84" w:author="TRACE Document Uplift" w:date="2026-05-08T05:46:24+00:00">
        <w:r>
          <w:t>Performs sWIFT Customer Security Programme (CSP) controls implemented; dual-operator authorisation for all outgoing SWIFT messages.</w:t>
        </w:r>
      </w:ins>
      <w:commentRangeEnd w:id="41"/>
      <w:r>
        <w:commentReference w:id="41"/>
      </w:r>
    </w:p>
    <w:p>
      <w:pPr/>
      <w:commentRangeStart w:id="39"/>
      <w:ins w:id="80" w:author="TRACE Document Uplift" w:date="2026-05-08T05:46:24+00:00">
        <w:r>
          <w:t>Performs mobile application obfuscation and certificate pinning implemented; RASP (Runtime Application Self-Protection) enabled.</w:t>
        </w:r>
      </w:ins>
      <w:commentRangeEnd w:id="39"/>
      <w:r>
        <w:commentReference w:id="39"/>
      </w:r>
    </w:p>
    <w:p>
      <w:pPr/>
      <w:commentRangeStart w:id="37"/>
      <w:ins w:id="76" w:author="TRACE Document Uplift" w:date="2026-05-08T05:46:24+00:00">
        <w:r>
          <w:t>Performs annual VAPT by approved third-party vendor; SAST/DAST integrated into SDLC pipeline; WAF rules updated quarterly.</w:t>
        </w:r>
      </w:ins>
      <w:commentRangeEnd w:id="37"/>
      <w:r>
        <w:commentReference w:id="37"/>
      </w:r>
    </w:p>
    <w:p>
      <w:pPr/>
      <w:commentRangeStart w:id="35"/>
      <w:ins w:id="72" w:author="TRACE Document Uplift" w:date="2026-05-08T05:46:24+00:00">
        <w:r>
          <w:t>Performs monthly patch cycle for standard systems; emergency patching within 72 hours for CVSS ≥ 9.0 vulnerabilities.</w:t>
        </w:r>
      </w:ins>
      <w:commentRangeEnd w:id="35"/>
      <w:r>
        <w:commentReference w:id="35"/>
      </w:r>
    </w:p>
    <w:p>
      <w:pPr/>
      <w:commentRangeStart w:id="33"/>
      <w:ins w:id="68" w:author="TRACE Document Uplift" w:date="2026-05-08T05:46:24+00:00">
        <w:r>
          <w:t>Performs data Loss Prevention (DLP) solution deployed on email and web gateways; USB storage ports disabled on employee workstations.</w:t>
        </w:r>
      </w:ins>
      <w:commentRangeEnd w:id="33"/>
      <w:r>
        <w:commentReference w:id="33"/>
      </w:r>
    </w:p>
    <w:p>
      <w:pPr/>
      <w:commentRangeStart w:id="31"/>
      <w:ins w:id="64" w:author="TRACE Document Uplift" w:date="2026-05-08T05:46:24+00:00">
        <w:r>
          <w:t>Performs dDoS mitigation service (scrubbing centre) contracted with ISP; rate limiting and WAF rules configured.</w:t>
        </w:r>
      </w:ins>
      <w:commentRangeEnd w:id="31"/>
      <w:r>
        <w:commentReference w:id="31"/>
      </w:r>
    </w:p>
    <w:p>
      <w:pPr/>
      <w:commentRangeStart w:id="29"/>
      <w:ins w:id="60" w:author="TRACE Document Uplift" w:date="2026-05-08T05:46:24+00:00">
        <w:r>
          <w:t>Performs vendor risk assessment and third-party penetration testing conducted prior to onboarding and annually thereafter.</w:t>
        </w:r>
      </w:ins>
      <w:commentRangeEnd w:id="29"/>
      <w:r>
        <w:commentReference w:id="29"/>
      </w:r>
    </w:p>
    <w:p>
      <w:pPr/>
      <w:commentRangeStart w:id="27"/>
      <w:ins w:id="56" w:author="TRACE Document Uplift" w:date="2026-05-08T05:46:24+00:00">
        <w:r>
          <w:t>Performs quarterly Privileged Access Review (PAR) conducted by IAM and business unit owners; separation of duties enforced in core banking.</w:t>
        </w:r>
      </w:ins>
      <w:commentRangeEnd w:id="27"/>
      <w:r>
        <w:commentReference w:id="27"/>
      </w:r>
    </w:p>
    <w:p>
      <w:pPr/>
      <w:commentRangeStart w:id="25"/>
      <w:ins w:id="52" w:author="TRACE Document Uplift" w:date="2026-05-08T05:46:24+00:00">
        <w:r>
          <w:t>Performs multi-Factor Authentication (MFA) enforced for all privileged accounts and external-facing applications.</w:t>
        </w:r>
      </w:ins>
      <w:commentRangeEnd w:id="25"/>
      <w:r>
        <w:commentReference w:id="25"/>
      </w:r>
    </w:p>
    <w:p>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6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Responsibilities</w:t>
            </w:r>
          </w:p>
        </w:tc>
      </w:tr>
      <w:tr>
        <w:tc>
          <w:tcPr>
            <w:tcW w:type="dxa" w:w="30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CISO</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Overall accountability for cybersecurity. Should be informed of significant incidents.</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IT Security Team / SOC</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Monitors security alerts, conducts triage, coordinates response activities.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Incident Response Manager</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Manages the response process and communication during an incident. Usually the IT Security Head.</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IT Operations</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Supports containment and recovery activities as directed by the security team.</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Legal / Compliance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Advises on regulatory and legal obligations. Involved when required.</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Senior Management</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Should be kept informed of major incidents that affect the business.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HR Department</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Involved in cases where an employee is suspected of wrongdoing.</w:t>
            </w:r>
          </w:p>
        </w:tc>
      </w:tr>
    </w:tbl>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5. Incident Classification</w:t>
      </w:r>
    </w:p>
    <w:p>
      <w:pPr>
        <w:spacing w:after="80" w:before="80"/>
      </w:pPr>
      <w:r>
        <w:rPr>
          <w:rFonts w:ascii="Arial" w:cs="Arial" w:eastAsia="Arial" w:hAnsi="Arial"/>
          <w:color w:val="000000"/>
          <w:sz w:val="19"/>
          <w:szCs w:val="19"/>
        </w:rPr>
        <w:t xml:space="preserve">Not all security events are incidents. When an alert is received, the SOC analyst should assess whether it represents a genuine incident or a false positive.</w:t>
      </w:r>
    </w:p>
    <w:p>
      <w:pPr/>
      <w:commentRangeStart w:id="46"/>
      <w:ins w:id="94" w:author="TRACE Document Uplift" w:date="2026-05-08T05:46:24+00:00">
        <w:r>
          <w:t>The Physical Security performs biometric access control and CCTV surveillance at all data centre entry points; visitor escort policy enforced. Retained evidence includes the relevant evidence.</w:t>
        </w:r>
      </w:ins>
      <w:commentRangeEnd w:id="46"/>
      <w:r>
        <w:commentReference w:id="46"/>
      </w:r>
    </w:p>
    <w:p>
      <w:pPr/>
      <w:commentRangeStart w:id="44"/>
      <w:ins w:id="90" w:author="TRACE Document Uplift" w:date="2026-05-08T05:46:24+00:00">
        <w:r>
          <w:t>The Fraud Risk performs transaction monitoring rules with ML-based anomaly detection; customer-level transaction limits enforced; 2FA for high-value transactions. Retained evidence includes the relevant evidence.</w:t>
        </w:r>
      </w:ins>
      <w:commentRangeEnd w:id="44"/>
      <w:r>
        <w:commentReference w:id="44"/>
      </w:r>
    </w:p>
    <w:p>
      <w:pPr/>
      <w:commentRangeStart w:id="42"/>
      <w:ins w:id="86" w:author="TRACE Document Uplift" w:date="2026-05-08T05:46:24+00:00">
        <w:r>
          <w:t>The Compliance performs quarterly compliance review against regulatory requirements; RBI CSF self-assessment submitted annually. Retained evidence includes the relevant evidence.</w:t>
        </w:r>
      </w:ins>
      <w:commentRangeEnd w:id="42"/>
      <w:r>
        <w:commentReference w:id="42"/>
      </w:r>
    </w:p>
    <w:p>
      <w:pPr/>
      <w:commentRangeStart w:id="40"/>
      <w:ins w:id="82" w:author="TRACE Document Uplift" w:date="2026-05-08T05:46:24+00:00">
        <w:r>
          <w:t>The Treasury IT performs sWIFT Customer Security Programme (CSP) controls implemented; dual-operator authorisation for all outgoing SWIFT messages. Retained evidence includes the relevant evidence.</w:t>
        </w:r>
      </w:ins>
      <w:commentRangeEnd w:id="40"/>
      <w:r>
        <w:commentReference w:id="40"/>
      </w:r>
    </w:p>
    <w:p>
      <w:pPr/>
      <w:commentRangeStart w:id="38"/>
      <w:ins w:id="78" w:author="TRACE Document Uplift" w:date="2026-05-08T05:46:24+00:00">
        <w:r>
          <w:t>The Mobile AppSec performs mobile application obfuscation and certificate pinning implemented; RASP (Runtime Application Self-Protection) enabled. Retained evidence includes the relevant evidence.</w:t>
        </w:r>
      </w:ins>
      <w:commentRangeEnd w:id="38"/>
      <w:r>
        <w:commentReference w:id="38"/>
      </w:r>
    </w:p>
    <w:p>
      <w:pPr/>
      <w:commentRangeStart w:id="36"/>
      <w:ins w:id="74" w:author="TRACE Document Uplift" w:date="2026-05-08T05:46:24+00:00">
        <w:r>
          <w:t>The AppSec performs annual VAPT by approved third-party vendor; SAST/DAST integrated into SDLC pipeline; WAF rules updated quarterly. Retained evidence includes the relevant evidence.</w:t>
        </w:r>
      </w:ins>
      <w:commentRangeEnd w:id="36"/>
      <w:r>
        <w:commentReference w:id="36"/>
      </w:r>
    </w:p>
    <w:p>
      <w:pPr/>
      <w:commentRangeStart w:id="34"/>
      <w:ins w:id="70" w:author="TRACE Document Uplift" w:date="2026-05-08T05:46:24+00:00">
        <w:r>
          <w:t>The IT Ops performs monthly patch cycle for standard systems; emergency patching within 72 hours for CVSS ≥ 9.0 vulnerabilities. Retained evidence includes the relevant evidence.</w:t>
        </w:r>
      </w:ins>
      <w:commentRangeEnd w:id="34"/>
      <w:r>
        <w:commentReference w:id="34"/>
      </w:r>
    </w:p>
    <w:p>
      <w:pPr/>
      <w:commentRangeStart w:id="32"/>
      <w:ins w:id="66" w:author="TRACE Document Uplift" w:date="2026-05-08T05:46:24+00:00">
        <w:r>
          <w:t>The Data Security performs data Loss Prevention (DLP) solution deployed on email and web gateways; USB storage ports disabled on employee workstations. Retained evidence includes the relevant evidence.</w:t>
        </w:r>
      </w:ins>
      <w:commentRangeEnd w:id="32"/>
      <w:r>
        <w:commentReference w:id="32"/>
      </w:r>
    </w:p>
    <w:p>
      <w:pPr/>
      <w:commentRangeStart w:id="30"/>
      <w:ins w:id="62" w:author="TRACE Document Uplift" w:date="2026-05-08T05:46:24+00:00">
        <w:r>
          <w:t>The Network Ops performs dDoS mitigation service (scrubbing centre) contracted with ISP; rate limiting and WAF rules configured. Retained evidence includes the relevant evidence.</w:t>
        </w:r>
      </w:ins>
      <w:commentRangeEnd w:id="30"/>
      <w:r>
        <w:commentReference w:id="30"/>
      </w:r>
    </w:p>
    <w:p>
      <w:pPr/>
      <w:commentRangeStart w:id="28"/>
      <w:ins w:id="58" w:author="TRACE Document Uplift" w:date="2026-05-08T05:46:24+00:00">
        <w:r>
          <w:t>The Vendor Risk performs vendor risk assessment and third-party penetration testing conducted prior to onboarding and annually thereafter. Retained evidence includes the relevant evidence.</w:t>
        </w:r>
      </w:ins>
      <w:commentRangeEnd w:id="28"/>
      <w:r>
        <w:commentReference w:id="28"/>
      </w:r>
    </w:p>
    <w:p>
      <w:pPr/>
      <w:commentRangeStart w:id="26"/>
      <w:ins w:id="54" w:author="TRACE Document Uplift" w:date="2026-05-08T05:46:24+00:00">
        <w:r>
          <w:t>The IAM Team performs quarterly Privileged Access Review (PAR) conducted by IAM and business unit owners; separation of duties enforced in core banking. Retained evidence includes the relevant evidence.</w:t>
        </w:r>
      </w:ins>
      <w:commentRangeEnd w:id="26"/>
      <w:r>
        <w:commentReference w:id="26"/>
      </w:r>
    </w:p>
    <w:p>
      <w:pPr/>
      <w:commentRangeStart w:id="24"/>
      <w:ins w:id="50" w:author="TRACE Document Uplift" w:date="2026-05-08T05:46:24+00:00">
        <w:r>
          <w:t>The IAM Team performs multi-Factor Authentication (MFA) enforced for all privileged accounts and external-facing applications. Retained evidence includes the relevant evidence.</w:t>
        </w:r>
      </w:ins>
      <w:commentRangeEnd w:id="24"/>
      <w:r>
        <w:commentReference w:id="24"/>
      </w:r>
    </w:p>
    <w:p>
      <w:pPr>
        <w:spacing w:after="80" w:before="80"/>
      </w:pPr>
      <w:r>
        <w:rPr>
          <w:rFonts w:ascii="Arial" w:cs="Arial" w:eastAsia="Arial" w:hAnsi="Arial"/>
          <w:color w:val="000000"/>
          <w:sz w:val="19"/>
          <w:szCs w:val="19"/>
        </w:rPr>
        <w:t xml:space="preserve">Incidents should be classified based on their potential impact to the organisation. Higher impact incidents should be escalated to senior management and the CISO as appropriate.</w:t>
      </w:r>
    </w:p>
    <w:p>
      <w:pPr>
        <w:spacing w:after="80" w:before="80"/>
      </w:pPr>
      <w:r>
        <w:rPr>
          <w:rFonts w:ascii="Arial" w:cs="Arial" w:eastAsia="Arial" w:hAnsi="Arial"/>
          <w:color w:val="000000"/>
          <w:sz w:val="19"/>
          <w:szCs w:val="19"/>
        </w:rPr>
        <w:t xml:space="preserve">Factors to consider when assessing impact include:</w:t>
      </w:r>
    </w:p>
    <w:p>
      <w:pPr>
        <w:pStyle w:val="ListParagraph"/>
        <w:numPr>
          <w:ilvl w:val="0"/>
          <w:numId w:val="2"/>
        </w:numPr>
        <w:spacing w:after="40" w:before="40"/>
      </w:pPr>
      <w:r>
        <w:rPr>
          <w:rFonts w:ascii="Arial" w:cs="Arial" w:eastAsia="Arial" w:hAnsi="Arial"/>
          <w:sz w:val="19"/>
          <w:szCs w:val="19"/>
        </w:rPr>
        <w:t xml:space="preserve">Number of systems or users affected</w:t>
      </w:r>
    </w:p>
    <w:p>
      <w:pPr>
        <w:pStyle w:val="ListParagraph"/>
        <w:numPr>
          <w:ilvl w:val="0"/>
          <w:numId w:val="2"/>
        </w:numPr>
        <w:spacing w:after="40" w:before="40"/>
      </w:pPr>
      <w:r>
        <w:rPr>
          <w:rFonts w:ascii="Arial" w:cs="Arial" w:eastAsia="Arial" w:hAnsi="Arial"/>
          <w:sz w:val="19"/>
          <w:szCs w:val="19"/>
        </w:rPr>
        <w:t xml:space="preserve">Sensitivity of data involved</w:t>
      </w:r>
    </w:p>
    <w:p>
      <w:pPr>
        <w:pStyle w:val="ListParagraph"/>
      </w:pPr>
      <w:commentRangeStart w:id="5"/>
      <w:ins w:id="12" w:author="TRACE Document Uplift" w:date="2026-05-08T05:46:23+00:00">
        <w:r>
          <w:t>Data Loss Prevention (DLP) Rule Management The Information Security team shall perform a formal review and update of all Data Loss Prevention (DLP) rules on a quarterly basis. This review process ensures that data protection measures remain effective and comprehensive, specifically expanding coverage to include all cloud-hosted drives in addition to on-premise systems. Owner: Information Security Manager Review Cadence: Quarterly Resolution Criteria: All DLP rules must be validated against current data sensitivity standards, and coverage must be verified for all cloud-hosted storage environments. Escalation Path: Any issues preventing the completion of the quarterly review or rule updates must be escalated to the Chief Information Security Officer (CISO). Retained Evidence: The organization shall maintain records of the quarterly review, including configuration change logs, audit trails of rule updates, and formal sign-offs.</w:t>
        </w:r>
      </w:ins>
      <w:commentRangeEnd w:id="5"/>
      <w:r>
        <w:commentReference w:id="5"/>
      </w:r>
    </w:p>
    <w:p>
      <w:pPr>
        <w:pStyle w:val="ListParagraph"/>
        <w:numPr>
          <w:ilvl w:val="0"/>
          <w:numId w:val="2"/>
        </w:numPr>
        <w:spacing w:after="40" w:before="40"/>
      </w:pPr>
      <w:r>
        <w:rPr>
          <w:rFonts w:ascii="Arial" w:cs="Arial" w:eastAsia="Arial" w:hAnsi="Arial"/>
          <w:sz w:val="19"/>
          <w:szCs w:val="19"/>
        </w:rPr>
        <w:t xml:space="preserve">Whether services have been disrupted</w:t>
      </w:r>
    </w:p>
    <w:p>
      <w:pPr>
        <w:pStyle w:val="ListParagraph"/>
        <w:numPr>
          <w:ilvl w:val="0"/>
          <w:numId w:val="2"/>
        </w:numPr>
        <w:spacing w:after="40" w:before="40"/>
      </w:pPr>
      <w:r>
        <w:rPr>
          <w:rFonts w:ascii="Arial" w:cs="Arial" w:eastAsia="Arial" w:hAnsi="Arial"/>
          <w:sz w:val="19"/>
          <w:szCs w:val="19"/>
        </w:rPr>
        <w:t xml:space="preserve">Likelihood of financial loss or reputational damage</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6. Incident Response Process</w:t>
      </w:r>
    </w:p>
    <w:p>
      <w:pPr>
        <w:spacing w:after="80" w:before="80"/>
      </w:pPr>
      <w:r>
        <w:rPr>
          <w:rFonts w:ascii="Arial" w:cs="Arial" w:eastAsia="Arial" w:hAnsi="Arial"/>
          <w:color w:val="000000"/>
          <w:sz w:val="19"/>
          <w:szCs w:val="19"/>
        </w:rPr>
        <w:t xml:space="preserve">The incident response process follows six phases as outlined below. Teams should move through each phase systematically.</w:t>
      </w:r>
    </w:p>
    <w:p>
      <w:pPr/>
      <w:commentRangeStart w:id="55"/>
      <w:ins w:id="112" w:author="TRACE Document Uplift" w:date="2026-05-08T05:46:24+00:00">
        <w:r>
          <w:t>Link material metrics, thresholds, or control exceptions to the applicable risk appetite or tolerance statement, including breach triggers, escalation owner, and evidence retained.</w:t>
        </w:r>
      </w:ins>
      <w:commentRangeEnd w:id="55"/>
      <w:r>
        <w:commentReference w:id="55"/>
      </w:r>
    </w:p>
    <w:p>
      <w:pPr/>
      <w:commentRangeStart w:id="54"/>
      <w:ins w:id="110" w:author="TRACE Document Uplift" w:date="2026-05-08T05:46:24+00:00">
        <w:r>
          <w:t>Add a metric ownership and validation matrix: | Metric / data element | Data owner | Source system | Submission frequency | Validator / approver | Deadline | Evidence retained | | --- | --- | --- | --- | --- | --- | --- | | Metric from source documents | Accountable data provider | System or record source | Cadence | Independent validator | Due date | Submission and sign-off evidence |</w:t>
        </w:r>
      </w:ins>
      <w:commentRangeEnd w:id="54"/>
      <w:r>
        <w:commentReference w:id="54"/>
      </w:r>
    </w:p>
    <w:p>
      <w:pPr/>
      <w:commentRangeStart w:id="53"/>
      <w:ins w:id="108" w:author="TRACE Document Uplift" w:date="2026-05-08T05:46:24+00:00">
        <w:r>
          <w:t>Add an obligation calendar: | Obligation / reference | Trigger | Owner | Deadline / timeframe | Submission or notification evidence | | --- | --- | --- | --- | --- | | Reference from supporting documents | Trigger condition | Responsible owner | Defined date or elapsed time | Filing, notification, or approval record | Populate the table from the regulatory, framework, standard, or contractual references present in the uploaded source documents.</w:t>
        </w:r>
      </w:ins>
      <w:commentRangeEnd w:id="53"/>
      <w:r>
        <w:commentReference w:id="53"/>
      </w:r>
    </w:p>
    <w:p>
      <w:pPr/>
      <w:commentRangeStart w:id="52"/>
      <w:ins w:id="106" w:author="TRACE Document Uplift" w:date="2026-05-08T05:46:24+00:00">
        <w:r>
          <w:t>Add document control information including document owner, version, effective date, last review date, next review date, approver, and change summary.</w:t>
        </w:r>
      </w:ins>
      <w:commentRangeEnd w:id="52"/>
      <w:r>
        <w:commentReference w:id="52"/>
      </w:r>
    </w:p>
    <w:p>
      <w:pPr/>
      <w:commentRangeStart w:id="51"/>
      <w:ins w:id="104" w:author="TRACE Document Uplift" w:date="2026-05-08T05:46:24+00:00">
        <w:r>
          <w:t>Add a post-event review / closure section covering trigger, required participants, timeline, root-cause review, corrective actions, evidence retained, and sign-off before closure.</w:t>
        </w:r>
      </w:ins>
      <w:commentRangeEnd w:id="51"/>
      <w:r>
        <w:commentReference w:id="51"/>
      </w:r>
    </w:p>
    <w:p>
      <w:pPr/>
      <w:commentRangeStart w:id="50"/>
      <w:ins w:id="102" w:author="TRACE Document Uplift" w:date="2026-05-08T05:46:24+00:00">
        <w:r>
          <w:t>Add an escalation matrix: | Trigger | Responsible owner | Escalation recipient | Timeframe | Evidence retained | | --- | --- | --- | --- | --- | | Trigger to be defined | Performing role | Accountable or oversight role | Defined SLA | Notification and decision record | Replace vague timing terms with measurable thresholds and timeframes.</w:t>
        </w:r>
      </w:ins>
      <w:commentRangeEnd w:id="50"/>
      <w:r>
        <w:commentReference w:id="50"/>
      </w:r>
    </w:p>
    <w:p>
      <w:pPr/>
      <w:commentRangeStart w:id="49"/>
      <w:ins w:id="100" w:author="TRACE Document Uplift" w:date="2026-05-08T05:46:24+00:00">
        <w:r>
          <w:t>Add a classification criteria matrix: | Level / category | Criteria | Required response | Escalation trigger | Evidence retained | | --- | --- | --- | --- | --- | | Level to be defined | Objective threshold or indicator | Required action | Time or severity trigger | Decision and action evidence | Use the level names already present in the uploaded documents and define objective criteria for each level.</w:t>
        </w:r>
      </w:ins>
      <w:commentRangeEnd w:id="49"/>
      <w:r>
        <w:commentReference w:id="49"/>
      </w:r>
    </w:p>
    <w:p>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5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Actions</w:t>
            </w:r>
          </w:p>
        </w:tc>
      </w:tr>
      <w:tr>
        <w:tc>
          <w:tcPr>
            <w:tcW w:type="dxa" w:w="1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1</w:t>
            </w:r>
          </w:p>
        </w:tc>
        <w:tc>
          <w:tcPr>
            <w:tcW w:type="dxa" w:w="2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Detection &amp; Identification</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Security alerts received via SIEM, EDR, or user reports. SOC analyst reviews and performs initial triage.</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2</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Initial Assessment</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Assess the nature and scope of the incident. Determine if it is a genuine security incident or a false positive.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3</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Containment</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Take steps to contain the incident and prevent further damage. Actions will depend on the type of incident.</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4</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Eradication</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Remove the threat from the environment. This may include removing malware, disabling compromised accounts, and patching vulnerabilities.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5</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Recovery</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del w:id="41" w:author="TRACE Document Uplift" w:date="2026-05-08T05:46:24+00:00">
              <w:r>
                <w:delText>Restore affected systems and services to normal operations. Verify that systems are clean before bringing them back online.</w:delText>
              </w:r>
            </w:del>
            <w:commentRangeStart w:id="20"/>
            <w:ins w:id="42" w:author="TRACE Document Uplift" w:date="2026-05-08T05:46:24+00:00">
              <w:r>
                <w:t>Restore affected systems and services to normal operations, utilising immutable offline backups where necessary to ensure data integrity. Verify that systems are clean and meet the target Recovery Time Objective (RTO) before bringing them back online.</w:t>
              </w:r>
            </w:ins>
            <w:commentRangeEnd w:id="20"/>
            <w:r>
              <w:commentReference w:id="20"/>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6</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Communication</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Notify relevant stakeholders as appropriate. This includes management, affected users, and potentially external parties.</w:t>
            </w:r>
          </w:p>
        </w:tc>
      </w:tr>
    </w:tbl>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6.1 Detection and Identification</w:t>
      </w:r>
    </w:p>
    <w:p>
      <w:pPr>
        <w:pStyle w:val="Heading2"/>
      </w:pPr>
      <w:commentRangeStart w:id="12"/>
      <w:ins w:id="26" w:author="TRACE Document Uplift" w:date="2026-05-08T05:46:23+00:00">
        <w:r>
          <w:t>Update the procedure to address the open issue for Deepfake detection API integrated into video KYC; passive liveness check upgraded to active challenge-response, including owner, resolution criteria, escalation path, due date or review cadence, and retained evidence.</w:t>
        </w:r>
      </w:ins>
      <w:commentRangeEnd w:id="12"/>
      <w:r>
        <w:commentReference w:id="12"/>
      </w:r>
    </w:p>
    <w:p>
      <w:pPr>
        <w:spacing w:after="80" w:before="80"/>
      </w:pPr>
      <w:del w:id="37" w:author="TRACE Document Uplift" w:date="2026-05-08T05:46:24+00:00">
        <w:r>
          <w:delText>Security incidents may be detected through various sources including:</w:delText>
        </w:r>
      </w:del>
      <w:commentRangeStart w:id="18"/>
      <w:ins w:id="38" w:author="TRACE Document Uplift" w:date="2026-05-08T05:46:24+00:00">
        <w:r>
          <w:t>Security incidents may be detected through various sources including: SIEM alerts and correlation rules, Endpoint Detection and Response (EDR) alerts, Data Loss Prevention (DLP) solution alerts on email/web gateways, User and Entity Behaviour Analytics (UEBA) monitoring for anomalous access, Reports from employees or customers, Threat intelligence feeds (e.g., FSISAC, FS-CERT), External notifications.</w:t>
        </w:r>
      </w:ins>
      <w:commentRangeEnd w:id="18"/>
      <w:r>
        <w:commentReference w:id="18"/>
      </w:r>
    </w:p>
    <w:p>
      <w:pPr>
        <w:pStyle w:val="ListParagraph"/>
        <w:numPr>
          <w:ilvl w:val="0"/>
          <w:numId w:val="2"/>
        </w:numPr>
        <w:spacing w:after="40" w:before="40"/>
      </w:pPr>
      <w:r>
        <w:rPr>
          <w:rFonts w:ascii="Arial" w:cs="Arial" w:eastAsia="Arial" w:hAnsi="Arial"/>
          <w:sz w:val="19"/>
          <w:szCs w:val="19"/>
        </w:rPr>
        <w:t xml:space="preserve">SIEM alerts and correlation rules</w:t>
      </w:r>
    </w:p>
    <w:p>
      <w:pPr>
        <w:pStyle w:val="ListParagraph"/>
      </w:pPr>
      <w:commentRangeStart w:id="23"/>
      <w:ins w:id="48" w:author="TRACE Document Uplift" w:date="2026-05-08T05:46:24+00:00">
        <w:r>
          <w:t>Clarify the accountable owner for control CC-001. If the RCM is correct, state that IT Security owns the control and describe the hand-off from SOC Analyst / Incident Response Manager; otherwise update the RCM owner and keep the SOP wording aligned.</w:t>
        </w:r>
      </w:ins>
      <w:commentRangeEnd w:id="23"/>
      <w:r>
        <w:commentReference w:id="23"/>
      </w:r>
    </w:p>
    <w:p>
      <w:pPr>
        <w:pStyle w:val="ListParagraph"/>
      </w:pPr>
      <w:commentRangeStart w:id="22"/>
      <w:ins w:id="46" w:author="TRACE Document Uplift" w:date="2026-05-08T05:46:24+00:00">
        <w:r>
          <w:t>Clarify the accountable owner for control CC-013. If the RCM is correct, state that IT / BCP Team owns the control and describe the hand-off from Incident Response Manager; otherwise update the RCM owner and keep the SOP wording aligned.</w:t>
        </w:r>
      </w:ins>
      <w:commentRangeEnd w:id="22"/>
      <w:r>
        <w:commentReference w:id="22"/>
      </w:r>
    </w:p>
    <w:p>
      <w:pPr>
        <w:pStyle w:val="ListParagraph"/>
      </w:pPr>
      <w:commentRangeStart w:id="8"/>
      <w:ins w:id="18" w:author="TRACE Document Uplift" w:date="2026-05-08T05:46:23+00:00">
        <w:r>
          <w:t>A Cloud Security Owner shall be assigned for each business unit. Auto-remediation must be configured for all Severity 1 security findings. The remediation process for these findings must include the designated owner, resolution criteria, escalation path, due date or review cadence, and requirements for retained evidence.</w:t>
        </w:r>
      </w:ins>
      <w:commentRangeEnd w:id="8"/>
      <w:r>
        <w:commentReference w:id="8"/>
      </w:r>
    </w:p>
    <w:p>
      <w:pPr>
        <w:pStyle w:val="ListParagraph"/>
        <w:numPr>
          <w:ilvl w:val="0"/>
          <w:numId w:val="2"/>
        </w:numPr>
        <w:spacing w:after="40" w:before="40"/>
      </w:pPr>
      <w:r>
        <w:rPr>
          <w:rFonts w:ascii="Arial" w:cs="Arial" w:eastAsia="Arial" w:hAnsi="Arial"/>
          <w:sz w:val="19"/>
          <w:szCs w:val="19"/>
        </w:rPr>
        <w:t xml:space="preserve">Endpoint Detection and Response (EDR) alerts</w:t>
      </w:r>
    </w:p>
    <w:p>
      <w:pPr>
        <w:pStyle w:val="ListParagraph"/>
        <w:numPr>
          <w:ilvl w:val="0"/>
          <w:numId w:val="2"/>
        </w:numPr>
        <w:spacing w:after="40" w:before="40"/>
      </w:pPr>
      <w:r>
        <w:rPr>
          <w:rFonts w:ascii="Arial" w:cs="Arial" w:eastAsia="Arial" w:hAnsi="Arial"/>
          <w:sz w:val="19"/>
          <w:szCs w:val="19"/>
        </w:rPr>
        <w:t xml:space="preserve">Reports from employees or customers</w:t>
      </w:r>
    </w:p>
    <w:p>
      <w:pPr>
        <w:pStyle w:val="ListParagraph"/>
        <w:numPr>
          <w:ilvl w:val="0"/>
          <w:numId w:val="2"/>
        </w:numPr>
        <w:spacing w:after="40" w:before="40"/>
      </w:pPr>
      <w:r>
        <w:rPr>
          <w:rFonts w:ascii="Arial" w:cs="Arial" w:eastAsia="Arial" w:hAnsi="Arial"/>
          <w:sz w:val="19"/>
          <w:szCs w:val="19"/>
        </w:rPr>
        <w:t xml:space="preserve">Threat intelligence feeds</w:t>
      </w:r>
    </w:p>
    <w:p>
      <w:pPr>
        <w:pStyle w:val="ListParagraph"/>
        <w:numPr>
          <w:ilvl w:val="0"/>
          <w:numId w:val="2"/>
        </w:numPr>
        <w:spacing w:after="40" w:before="40"/>
      </w:pPr>
      <w:r>
        <w:rPr>
          <w:rFonts w:ascii="Arial" w:cs="Arial" w:eastAsia="Arial" w:hAnsi="Arial"/>
          <w:sz w:val="19"/>
          <w:szCs w:val="19"/>
        </w:rPr>
        <w:t xml:space="preserve">External notifications (e.g., from vendors or law enforcement)</w:t>
      </w:r>
    </w:p>
    <w:p>
      <w:pPr>
        <w:spacing w:after="80" w:before="80"/>
      </w:pPr>
      <w:r>
        <w:rPr>
          <w:rFonts w:ascii="Arial" w:cs="Arial" w:eastAsia="Arial" w:hAnsi="Arial"/>
          <w:color w:val="000000"/>
          <w:sz w:val="19"/>
          <w:szCs w:val="19"/>
        </w:rPr>
        <w:t xml:space="preserve">When an alert is received, the SOC analyst should review the available information and determine whether it represents a genuine security incident.</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6.2 Containment</w:t>
      </w:r>
    </w:p>
    <w:p>
      <w:pPr>
        <w:spacing w:after="80" w:before="80"/>
      </w:pPr>
      <w:r>
        <w:rPr>
          <w:rFonts w:ascii="Arial" w:cs="Arial" w:eastAsia="Arial" w:hAnsi="Arial"/>
          <w:color w:val="000000"/>
          <w:sz w:val="19"/>
          <w:szCs w:val="19"/>
        </w:rPr>
        <w:t xml:space="preserve">Once an incident is confirmed, the priority is to contain the threat and prevent it from spreading. Containment actions may include:</w:t>
      </w:r>
    </w:p>
    <w:p>
      <w:pPr>
        <w:pStyle w:val="ListParagraph"/>
        <w:numPr>
          <w:ilvl w:val="0"/>
          <w:numId w:val="2"/>
        </w:numPr>
        <w:spacing w:after="40" w:before="40"/>
      </w:pPr>
      <w:r>
        <w:rPr>
          <w:rFonts w:ascii="Arial" w:cs="Arial" w:eastAsia="Arial" w:hAnsi="Arial"/>
          <w:sz w:val="19"/>
          <w:szCs w:val="19"/>
        </w:rPr>
        <w:t xml:space="preserve">Isolating affected systems from the network</w:t>
      </w:r>
    </w:p>
    <w:p>
      <w:pPr>
        <w:pStyle w:val="ListParagraph"/>
        <w:numPr>
          <w:ilvl w:val="0"/>
          <w:numId w:val="2"/>
        </w:numPr>
        <w:spacing w:after="40" w:before="40"/>
      </w:pPr>
      <w:r>
        <w:rPr>
          <w:rFonts w:ascii="Arial" w:cs="Arial" w:eastAsia="Arial" w:hAnsi="Arial"/>
          <w:sz w:val="19"/>
          <w:szCs w:val="19"/>
        </w:rPr>
        <w:t xml:space="preserve">Disabling compromised user accounts</w:t>
      </w:r>
    </w:p>
    <w:p>
      <w:pPr>
        <w:pStyle w:val="ListParagraph"/>
        <w:numPr>
          <w:ilvl w:val="0"/>
          <w:numId w:val="2"/>
        </w:numPr>
        <w:spacing w:after="40" w:before="40"/>
      </w:pPr>
      <w:r>
        <w:rPr>
          <w:rFonts w:ascii="Arial" w:cs="Arial" w:eastAsia="Arial" w:hAnsi="Arial"/>
          <w:sz w:val="19"/>
          <w:szCs w:val="19"/>
        </w:rPr>
        <w:t xml:space="preserve">Blocking malicious IP addresses or domains at the firewall or proxy</w:t>
      </w:r>
    </w:p>
    <w:p>
      <w:pPr>
        <w:pStyle w:val="ListParagraph"/>
        <w:numPr>
          <w:ilvl w:val="0"/>
          <w:numId w:val="2"/>
        </w:numPr>
        <w:spacing w:after="40" w:before="40"/>
      </w:pPr>
      <w:r>
        <w:rPr>
          <w:rFonts w:ascii="Arial" w:cs="Arial" w:eastAsia="Arial" w:hAnsi="Arial"/>
          <w:sz w:val="19"/>
          <w:szCs w:val="19"/>
        </w:rPr>
        <w:t xml:space="preserve">Suspending affected services if necessary</w:t>
      </w:r>
    </w:p>
    <w:p>
      <w:pPr>
        <w:spacing w:after="80" w:before="80"/>
      </w:pPr>
      <w:r>
        <w:rPr>
          <w:rFonts w:ascii="Arial" w:cs="Arial" w:eastAsia="Arial" w:hAnsi="Arial"/>
          <w:color w:val="000000"/>
          <w:sz w:val="19"/>
          <w:szCs w:val="19"/>
        </w:rPr>
        <w:t xml:space="preserve">The Incident Response Manager should decide which containment actions are appropriate based on the specific circumstances of the incident.</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6.3 Eradication</w:t>
      </w:r>
    </w:p>
    <w:p>
      <w:pPr>
        <w:spacing w:after="80" w:before="80"/>
      </w:pPr>
      <w:r>
        <w:rPr>
          <w:rFonts w:ascii="Arial" w:cs="Arial" w:eastAsia="Arial" w:hAnsi="Arial"/>
          <w:color w:val="000000"/>
          <w:sz w:val="19"/>
          <w:szCs w:val="19"/>
        </w:rPr>
        <w:t xml:space="preserve">After the incident has been contained, the source of the compromise should be identified and removed. This may include:</w:t>
      </w:r>
    </w:p>
    <w:p>
      <w:pPr>
        <w:pStyle w:val="ListParagraph"/>
        <w:numPr>
          <w:ilvl w:val="0"/>
          <w:numId w:val="2"/>
        </w:numPr>
        <w:spacing w:after="40" w:before="40"/>
      </w:pPr>
      <w:r>
        <w:rPr>
          <w:rFonts w:ascii="Arial" w:cs="Arial" w:eastAsia="Arial" w:hAnsi="Arial"/>
          <w:sz w:val="19"/>
          <w:szCs w:val="19"/>
        </w:rPr>
        <w:t xml:space="preserve">Removing malware from affected systems using antivirus or EDR tools</w:t>
      </w:r>
    </w:p>
    <w:p>
      <w:pPr>
        <w:pStyle w:val="ListParagraph"/>
        <w:numPr>
          <w:ilvl w:val="0"/>
          <w:numId w:val="2"/>
        </w:numPr>
        <w:spacing w:after="40" w:before="40"/>
      </w:pPr>
      <w:r>
        <w:rPr>
          <w:rFonts w:ascii="Arial" w:cs="Arial" w:eastAsia="Arial" w:hAnsi="Arial"/>
          <w:sz w:val="19"/>
          <w:szCs w:val="19"/>
        </w:rPr>
        <w:t xml:space="preserve">Revoking and resetting compromised credentials</w:t>
      </w:r>
    </w:p>
    <w:p>
      <w:pPr>
        <w:pStyle w:val="ListParagraph"/>
        <w:numPr>
          <w:ilvl w:val="0"/>
          <w:numId w:val="2"/>
        </w:numPr>
        <w:spacing w:after="40" w:before="40"/>
      </w:pPr>
      <w:del w:id="39" w:author="TRACE Document Uplift" w:date="2026-05-08T05:46:24+00:00">
        <w:r>
          <w:delText>Applying security patches to address the vulnerability exploited</w:delText>
        </w:r>
      </w:del>
      <w:commentRangeStart w:id="19"/>
      <w:ins w:id="40" w:author="TRACE Document Uplift" w:date="2026-05-08T05:46:24+00:00">
        <w:r>
          <w:t>Applying security patches to address the vulnerability exploited; for vulnerabilities with a CVSS score ≥ 9.0, emergency patching must be completed within 72 hours.</w:t>
        </w:r>
      </w:ins>
      <w:commentRangeEnd w:id="19"/>
      <w:r>
        <w:commentReference w:id="19"/>
      </w:r>
    </w:p>
    <w:p>
      <w:pPr>
        <w:pStyle w:val="ListParagraph"/>
        <w:numPr>
          <w:ilvl w:val="0"/>
          <w:numId w:val="2"/>
        </w:numPr>
        <w:spacing w:after="40" w:before="40"/>
      </w:pPr>
      <w:r>
        <w:rPr>
          <w:rFonts w:ascii="Arial" w:cs="Arial" w:eastAsia="Arial" w:hAnsi="Arial"/>
          <w:sz w:val="19"/>
          <w:szCs w:val="19"/>
        </w:rPr>
        <w:t xml:space="preserve">Reviewing and strengthening access controls</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6.4 Recovery</w:t>
      </w:r>
    </w:p>
    <w:p>
      <w:pPr>
        <w:spacing w:after="80" w:before="80"/>
      </w:pPr>
      <w:r>
        <w:rPr>
          <w:rFonts w:ascii="Arial" w:cs="Arial" w:eastAsia="Arial" w:hAnsi="Arial"/>
          <w:color w:val="000000"/>
          <w:sz w:val="19"/>
          <w:szCs w:val="19"/>
        </w:rPr>
        <w:t xml:space="preserve">Systems should be restored to normal operation only after the threat has been fully eradicated. Before bringing systems back online, the team should verify that:</w:t>
      </w:r>
    </w:p>
    <w:p>
      <w:pPr>
        <w:pStyle w:val="ListParagraph"/>
        <w:numPr>
          <w:ilvl w:val="0"/>
          <w:numId w:val="2"/>
        </w:numPr>
        <w:spacing w:after="40" w:before="40"/>
      </w:pPr>
      <w:r>
        <w:rPr>
          <w:rFonts w:ascii="Arial" w:cs="Arial" w:eastAsia="Arial" w:hAnsi="Arial"/>
          <w:sz w:val="19"/>
          <w:szCs w:val="19"/>
        </w:rPr>
        <w:t xml:space="preserve">All malware or malicious artefacts have been removed</w:t>
      </w:r>
    </w:p>
    <w:p>
      <w:pPr>
        <w:pStyle w:val="ListParagraph"/>
        <w:numPr>
          <w:ilvl w:val="0"/>
          <w:numId w:val="2"/>
        </w:numPr>
        <w:spacing w:after="40" w:before="40"/>
      </w:pPr>
      <w:r>
        <w:rPr>
          <w:rFonts w:ascii="Arial" w:cs="Arial" w:eastAsia="Arial" w:hAnsi="Arial"/>
          <w:sz w:val="19"/>
          <w:szCs w:val="19"/>
        </w:rPr>
        <w:t xml:space="preserve">Patching has been applied where relevant</w:t>
      </w:r>
    </w:p>
    <w:p>
      <w:pPr>
        <w:pStyle w:val="ListParagraph"/>
        <w:numPr>
          <w:ilvl w:val="0"/>
          <w:numId w:val="2"/>
        </w:numPr>
        <w:spacing w:after="40" w:before="40"/>
      </w:pPr>
      <w:r>
        <w:rPr>
          <w:rFonts w:ascii="Arial" w:cs="Arial" w:eastAsia="Arial" w:hAnsi="Arial"/>
          <w:sz w:val="19"/>
          <w:szCs w:val="19"/>
        </w:rPr>
        <w:t xml:space="preserve">Access controls have been reviewed and tightened</w:t>
      </w:r>
    </w:p>
    <w:p>
      <w:pPr>
        <w:spacing w:after="80" w:before="80"/>
      </w:pPr>
      <w:r>
        <w:rPr>
          <w:rFonts w:ascii="Arial" w:cs="Arial" w:eastAsia="Arial" w:hAnsi="Arial"/>
          <w:color w:val="000000"/>
          <w:sz w:val="19"/>
          <w:szCs w:val="19"/>
        </w:rPr>
        <w:t xml:space="preserve">Systems should be monitored closely for a period following recovery to detect any signs of re-compromise.</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7. Communication and Escalation</w:t>
      </w:r>
    </w:p>
    <w:p>
      <w:pPr>
        <w:spacing w:after="80" w:before="80"/>
      </w:pPr>
      <w:r>
        <w:rPr>
          <w:rFonts w:ascii="Arial" w:cs="Arial" w:eastAsia="Arial" w:hAnsi="Arial"/>
          <w:color w:val="000000"/>
          <w:sz w:val="19"/>
          <w:szCs w:val="19"/>
        </w:rPr>
        <w:t xml:space="preserve">Communication during an incident is important. The Incident Response Manager is responsible for keeping relevant stakeholders informed.</w:t>
      </w:r>
    </w:p>
    <w:p>
      <w:pPr>
        <w:pStyle w:val="Heading2"/>
        <w:spacing w:after="80" w:before="200"/>
      </w:pPr>
      <w:r>
        <w:rPr>
          <w:rFonts w:ascii="Arial" w:cs="Arial" w:eastAsia="Arial" w:hAnsi="Arial"/>
          <w:b/>
          <w:bCs/>
          <w:color w:val="2E5FA3"/>
          <w:sz w:val="22"/>
          <w:szCs w:val="22"/>
        </w:rPr>
        <w:t xml:space="preserve">7.1 Internal Communication</w:t>
      </w:r>
    </w:p>
    <w:p>
      <w:pPr>
        <w:spacing w:after="80" w:before="80"/>
      </w:pPr>
      <w:r>
        <w:rPr>
          <w:rFonts w:ascii="Arial" w:cs="Arial" w:eastAsia="Arial" w:hAnsi="Arial"/>
          <w:color w:val="000000"/>
          <w:sz w:val="19"/>
          <w:szCs w:val="19"/>
        </w:rPr>
        <w:t xml:space="preserve">The following stakeholders should be notified as appropriate during an incident:</w:t>
      </w:r>
    </w:p>
    <w:p>
      <w:pPr>
        <w:pStyle w:val="ListParagraph"/>
        <w:numPr>
          <w:ilvl w:val="0"/>
          <w:numId w:val="2"/>
        </w:numPr>
        <w:spacing w:after="40" w:before="40"/>
      </w:pPr>
      <w:r>
        <w:rPr>
          <w:rFonts w:ascii="Arial" w:cs="Arial" w:eastAsia="Arial" w:hAnsi="Arial"/>
          <w:sz w:val="19"/>
          <w:szCs w:val="19"/>
        </w:rPr>
        <w:t xml:space="preserve">CISO — should be informed of significant incidents promptly</w:t>
      </w:r>
    </w:p>
    <w:p>
      <w:pPr>
        <w:pStyle w:val="ListParagraph"/>
        <w:numPr>
          <w:ilvl w:val="0"/>
          <w:numId w:val="2"/>
        </w:numPr>
        <w:spacing w:after="40" w:before="40"/>
      </w:pPr>
      <w:r>
        <w:rPr>
          <w:rFonts w:ascii="Arial" w:cs="Arial" w:eastAsia="Arial" w:hAnsi="Arial"/>
          <w:sz w:val="19"/>
          <w:szCs w:val="19"/>
        </w:rPr>
        <w:t xml:space="preserve">Senior management — to be notified if the incident has a material business impact</w:t>
      </w:r>
    </w:p>
    <w:p>
      <w:pPr>
        <w:pStyle w:val="ListParagraph"/>
        <w:numPr>
          <w:ilvl w:val="0"/>
          <w:numId w:val="2"/>
        </w:numPr>
        <w:spacing w:after="40" w:before="40"/>
      </w:pPr>
      <w:r>
        <w:rPr>
          <w:rFonts w:ascii="Arial" w:cs="Arial" w:eastAsia="Arial" w:hAnsi="Arial"/>
          <w:sz w:val="19"/>
          <w:szCs w:val="19"/>
        </w:rPr>
        <w:t xml:space="preserve">Affected business units — to be kept informed of progress and recovery timelines</w:t>
      </w:r>
    </w:p>
    <w:p>
      <w:pPr>
        <w:pStyle w:val="ListParagraph"/>
        <w:numPr>
          <w:ilvl w:val="0"/>
          <w:numId w:val="2"/>
        </w:numPr>
        <w:spacing w:after="40" w:before="40"/>
      </w:pPr>
      <w:r>
        <w:rPr>
          <w:rFonts w:ascii="Arial" w:cs="Arial" w:eastAsia="Arial" w:hAnsi="Arial"/>
          <w:sz w:val="19"/>
          <w:szCs w:val="19"/>
        </w:rPr>
        <w:t xml:space="preserve">HR — if an employee is involved</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7.2 External Communication</w:t>
      </w:r>
    </w:p>
    <w:p>
      <w:pPr>
        <w:spacing w:after="80" w:before="80"/>
      </w:pPr>
      <w:r>
        <w:rPr>
          <w:rFonts w:ascii="Arial" w:cs="Arial" w:eastAsia="Arial" w:hAnsi="Arial"/>
          <w:color w:val="000000"/>
          <w:sz w:val="19"/>
          <w:szCs w:val="19"/>
        </w:rPr>
        <w:t xml:space="preserve">External communication should be managed carefully and approved by senior management before release.</w:t>
      </w:r>
    </w:p>
    <w:p>
      <w:pPr>
        <w:pStyle w:val="ListParagraph"/>
        <w:numPr>
          <w:ilvl w:val="0"/>
          <w:numId w:val="2"/>
        </w:numPr>
        <w:spacing w:after="40" w:before="40"/>
      </w:pPr>
      <w:r>
        <w:rPr>
          <w:rFonts w:ascii="Arial" w:cs="Arial" w:eastAsia="Arial" w:hAnsi="Arial"/>
          <w:sz w:val="19"/>
          <w:szCs w:val="19"/>
        </w:rPr>
        <w:t xml:space="preserve">Customer notifications — if customer data has been compromised, customers may need to be informed</w:t>
      </w:r>
    </w:p>
    <w:p>
      <w:pPr>
        <w:pStyle w:val="ListParagraph"/>
        <w:numPr>
          <w:ilvl w:val="0"/>
          <w:numId w:val="2"/>
        </w:numPr>
        <w:spacing w:after="40" w:before="40"/>
      </w:pPr>
      <w:r>
        <w:rPr>
          <w:rFonts w:ascii="Arial" w:cs="Arial" w:eastAsia="Arial" w:hAnsi="Arial"/>
          <w:sz w:val="19"/>
          <w:szCs w:val="19"/>
        </w:rPr>
        <w:t xml:space="preserve">Media inquiries — all media inquiries should be directed to the Communications team</w:t>
      </w:r>
    </w:p>
    <w:p>
      <w:pPr>
        <w:pStyle w:val="ListParagraph"/>
        <w:numPr>
          <w:ilvl w:val="0"/>
          <w:numId w:val="2"/>
        </w:numPr>
        <w:spacing w:after="40" w:before="40"/>
      </w:pPr>
      <w:del w:id="43" w:author="TRACE Document Uplift" w:date="2026-05-08T05:46:24+00:00">
        <w:r>
          <w:delText>Law enforcement — the Legal team will advise if law enforcement involvement is required</w:delText>
        </w:r>
      </w:del>
      <w:commentRangeStart w:id="21"/>
      <w:ins w:id="44" w:author="TRACE Document Uplift" w:date="2026-05-08T05:46:24+00:00">
        <w:r>
          <w:t>Regulatory Reporting — the Compliance team must ensure mandatory reporting (e.g., RBI CSF notifications) is completed within the required timelines. Law enforcement — the Legal team will advise if law enforcement involvement is required.</w:t>
        </w:r>
      </w:ins>
      <w:commentRangeEnd w:id="21"/>
      <w:r>
        <w:commentReference w:id="21"/>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8. Documentation and Evidence</w:t>
      </w:r>
    </w:p>
    <w:p>
      <w:pPr>
        <w:pStyle w:val="Heading1"/>
      </w:pPr>
      <w:commentRangeStart w:id="16"/>
      <w:ins w:id="34" w:author="TRACE Document Uplift" w:date="2026-05-08T05:46:24+00:00">
        <w:r>
          <w:t>Update the procedure to address the open issue for EDR detection rules updated for LockBit TTPs; payroll backup RTO target reduced from 36 to 8 hrs, including owner, resolution criteria, escalation path, due date or review cadence, and retained evidence.</w:t>
        </w:r>
      </w:ins>
      <w:commentRangeEnd w:id="16"/>
      <w:r>
        <w:commentReference w:id="16"/>
      </w:r>
    </w:p>
    <w:p>
      <w:pPr>
        <w:pStyle w:val="Heading1"/>
      </w:pPr>
      <w:commentRangeStart w:id="11"/>
      <w:ins w:id="24" w:author="TRACE Document Uplift" w:date="2026-05-08T05:46:23+00:00">
        <w:r>
          <w:t>To address the open issue for model retraining, the model shall be retrained using transaction data from the 2023-2024 period and validated against synthetic fraud scenarios. This procedure shall identify the owner, resolution criteria, escalation path, and due date or review cadence. All evidence of retraining and validation must be retained in accordance with documentation standards.</w:t>
        </w:r>
      </w:ins>
      <w:commentRangeEnd w:id="11"/>
      <w:r>
        <w:commentReference w:id="11"/>
      </w:r>
    </w:p>
    <w:p>
      <w:pPr>
        <w:pStyle w:val="Heading1"/>
      </w:pPr>
      <w:commentRangeStart w:id="9"/>
      <w:ins w:id="20" w:author="TRACE Document Uplift" w:date="2026-05-08T05:46:23+00:00">
        <w:r>
          <w:t>Open Issue: Log Retention Extension Issue. Extend log retention to 24 months; validate at next SWIFT CSP attestation. *. The accountable owner is [Assigned Owner]; Resolution Criteria: Log retention periods successfully extended to 24 months and validated during the subsequent SWIFT CSP attestation process.; Escalation Path: [Designated Escalation Path]; Due Date or Review Cadence: Completion by the next scheduled SWIFT CSP attestation; status to be reviewed according to the established review cadence. *. Retained evidence includes System configuration logs, updated retention policy documentation, and SWIFT CSP attestation records.</w:t>
        </w:r>
      </w:ins>
      <w:commentRangeEnd w:id="9"/>
      <w:r>
        <w:commentReference w:id="9"/>
      </w:r>
    </w:p>
    <w:p>
      <w:pPr>
        <w:pStyle w:val="Heading1"/>
      </w:pPr>
      <w:commentRangeStart w:id="7"/>
      <w:ins w:id="16" w:author="TRACE Document Uplift" w:date="2026-05-08T05:46:23+00:00">
        <w:r>
          <w:t>Open Issue: Security Tooling Integration The following open issue is identified and managed under this. Issue: Integrate SAST into mandatory pre-merge gate; onboard DAST tool by Q2 2025. *. The accountable owner is Security Engineering Lead; Resolution Criteria: SAST checks are successfully integrated as a mandatory gate in the CI/CD pipeline, and the DAST tool is fully onboarded and operational.; Escalation Path: Chief Information Security Officer (CISO) or VP of Engineering.; Due Date / Review Cadence: Target completion by Q2 2025; progress to be reviewed on a monthly cadence. *. Retained evidence includes CI/CD pipeline configuration logs and DAST tool onboarding documentation.</w:t>
        </w:r>
      </w:ins>
      <w:commentRangeEnd w:id="7"/>
      <w:r>
        <w:commentReference w:id="7"/>
      </w:r>
    </w:p>
    <w:p>
      <w:pPr>
        <w:pStyle w:val="Heading1"/>
      </w:pPr>
      <w:commentRangeStart w:id="6"/>
      <w:ins w:id="14" w:author="TRACE Document Uplift" w:date="2026-05-08T05:46:23+00:00">
        <w:r>
          <w:t>The organization shall implement automated patch deployment for Operating Systems (OS) and middleware to reduce the necessity for manual approvals. This procedure addresses the identified open issue through the following parameters:; Owner: [Designated Owner]; Resolution Criteria: Successful automation of OS and middleware patching processes and a documented reduction in manual approval requirements.; Escalation Path: Issues arising from the implementation or operation of automated patching shall be escalated to [Designated Management/Technical Authority].; Due Date / Review Cadence: Implementation completion is required by [Due Date], with performance and compliance reviews conducted on a [Review Cadence] basis.; Retained Evidence: Logs from automated deployment tools, system-generated change records, and periodic review documentation shall be maintained as retained evidence.</w:t>
        </w:r>
      </w:ins>
      <w:commentRangeEnd w:id="6"/>
      <w:r>
        <w:commentReference w:id="6"/>
      </w:r>
    </w:p>
    <w:p>
      <w:pPr>
        <w:pStyle w:val="Heading1"/>
      </w:pPr>
      <w:commentRangeStart w:id="4"/>
      <w:ins w:id="10" w:author="TRACE Document Uplift" w:date="2026-05-08T05:46:23+00:00">
        <w:r>
          <w:t>Open Issue: DDoS Simulation and SASE Evaluation The following open issue is identified for resolution and tracking within this. Issue. The accountable owner is IT Security Manager; Resolution Criteria: Successful completion of a full-spectrum DDoS simulation test and a finalized evaluation report of SASE architectural options.; Escalation Path: Chief Information Security Officer (CISO).; Due Date / Review Cadence: Quarterly review until resolution. *. Retained evidence includes DDoS simulation test results, SASE evaluation documentation, and records of management review.</w:t>
        </w:r>
      </w:ins>
      <w:commentRangeEnd w:id="4"/>
      <w:r>
        <w:commentReference w:id="4"/>
      </w:r>
    </w:p>
    <w:p>
      <w:pPr>
        <w:pStyle w:val="Heading1"/>
      </w:pPr>
      <w:commentRangeStart w:id="2"/>
      <w:ins w:id="6" w:author="TRACE Document Uplift" w:date="2026-05-08T05:46:23+00:00">
        <w:r>
          <w:t>The organization shall automate the Privileged Access Review (PAR) process using approved IAM tooling to address current procedural gaps. This initiative is governed by a hard deadline and requires formal sign-off from the CISO. The project framework includes the assignment of a designated owner, clearly defined resolution criteria, and a structured escalation path. Progress will be monitored against a specific due date and review cadence. All associated records, including implementation logs and sign-off documentation, shall be maintained as retained evidence.</w:t>
        </w:r>
      </w:ins>
      <w:commentRangeEnd w:id="2"/>
      <w:r>
        <w:commentReference w:id="2"/>
      </w:r>
    </w:p>
    <w:p>
      <w:pPr>
        <w:pStyle w:val="Heading1"/>
      </w:pPr>
      <w:commentRangeStart w:id="1"/>
      <w:ins w:id="4" w:author="TRACE Document Uplift" w:date="2026-05-08T05:46:23+00:00">
        <w:r>
          <w:t>Open Issue: Tier-1 Privileged Account Hardware FIDO2 Token Deployment. Deployment of hardware FIDO2 tokens for all Tier-1 privileged accounts to enhance authentication security and mitigate credential-based risks. The accountable owner is IT Infrastructure Manager Resolution Criteria: The issue will be considered resolved when 100% of identified Tier-1 privileged accounts have successfully registered and are enforcing the use of hardware FIDO2 tokens for authentication, as verified by system configuration logs. Escalation Path: Technical or resource-related blockers shall be escalated to the Director of IT Operations, with secondary escalation to the Chief Information Security Officer (CISO). Due Date / Review Cadence: This initiative must be completed by the end of Q2 2025. Status updates and progress tracking will occur on a monthly review cadence during the Security Operations meeting. Retained evidence includes Documentation to be maintained includes procurement records for hardware tokens, user enrollment logs, and system-generated multi-factor authentication (MFA) enforcement reports.</w:t>
        </w:r>
      </w:ins>
      <w:commentRangeEnd w:id="1"/>
      <w:r>
        <w:commentReference w:id="1"/>
      </w:r>
    </w:p>
    <w:p>
      <w:pPr>
        <w:spacing w:after="80" w:before="80"/>
      </w:pPr>
      <w:r>
        <w:rPr>
          <w:rFonts w:ascii="Arial" w:cs="Arial" w:eastAsia="Arial" w:hAnsi="Arial"/>
          <w:color w:val="000000"/>
          <w:sz w:val="19"/>
          <w:szCs w:val="19"/>
        </w:rPr>
        <w:t xml:space="preserve">All incidents should be documented in the incident tracking system. The following information should be recorded:</w:t>
      </w:r>
    </w:p>
    <w:p>
      <w:pPr>
        <w:pStyle w:val="ListParagraph"/>
        <w:numPr>
          <w:ilvl w:val="0"/>
          <w:numId w:val="2"/>
        </w:numPr>
        <w:spacing w:after="40" w:before="40"/>
      </w:pPr>
      <w:r>
        <w:rPr>
          <w:rFonts w:ascii="Arial" w:cs="Arial" w:eastAsia="Arial" w:hAnsi="Arial"/>
          <w:sz w:val="19"/>
          <w:szCs w:val="19"/>
        </w:rPr>
        <w:t xml:space="preserve">Date and time the incident was detected</w:t>
      </w:r>
    </w:p>
    <w:p>
      <w:pPr>
        <w:pStyle w:val="ListParagraph"/>
        <w:numPr>
          <w:ilvl w:val="0"/>
          <w:numId w:val="2"/>
        </w:numPr>
        <w:spacing w:after="40" w:before="40"/>
      </w:pPr>
      <w:r>
        <w:rPr>
          <w:rFonts w:ascii="Arial" w:cs="Arial" w:eastAsia="Arial" w:hAnsi="Arial"/>
          <w:sz w:val="19"/>
          <w:szCs w:val="19"/>
        </w:rPr>
        <w:t xml:space="preserve">Nature of the incident</w:t>
      </w:r>
    </w:p>
    <w:p>
      <w:pPr>
        <w:pStyle w:val="ListParagraph"/>
        <w:numPr>
          <w:ilvl w:val="0"/>
          <w:numId w:val="2"/>
        </w:numPr>
        <w:spacing w:after="40" w:before="40"/>
      </w:pPr>
      <w:r>
        <w:rPr>
          <w:rFonts w:ascii="Arial" w:cs="Arial" w:eastAsia="Arial" w:hAnsi="Arial"/>
          <w:sz w:val="19"/>
          <w:szCs w:val="19"/>
        </w:rPr>
        <w:t xml:space="preserve">Systems and data affected</w:t>
      </w:r>
    </w:p>
    <w:p>
      <w:pPr>
        <w:pStyle w:val="ListParagraph"/>
        <w:numPr>
          <w:ilvl w:val="0"/>
          <w:numId w:val="2"/>
        </w:numPr>
        <w:spacing w:after="40" w:before="40"/>
      </w:pPr>
      <w:r>
        <w:rPr>
          <w:rFonts w:ascii="Arial" w:cs="Arial" w:eastAsia="Arial" w:hAnsi="Arial"/>
          <w:sz w:val="19"/>
          <w:szCs w:val="19"/>
        </w:rPr>
        <w:t xml:space="preserve">Actions taken during response</w:t>
      </w:r>
    </w:p>
    <w:p>
      <w:pPr>
        <w:pStyle w:val="ListParagraph"/>
        <w:numPr>
          <w:ilvl w:val="0"/>
          <w:numId w:val="2"/>
        </w:numPr>
        <w:spacing w:after="40" w:before="40"/>
      </w:pPr>
      <w:r>
        <w:rPr>
          <w:rFonts w:ascii="Arial" w:cs="Arial" w:eastAsia="Arial" w:hAnsi="Arial"/>
          <w:sz w:val="19"/>
          <w:szCs w:val="19"/>
        </w:rPr>
        <w:t xml:space="preserve">Outcome and resolution</w:t>
      </w:r>
    </w:p>
    <w:p>
      <w:pPr>
        <w:spacing w:after="80" w:before="80"/>
      </w:pPr>
      <w:r>
        <w:rPr>
          <w:rFonts w:ascii="Arial" w:cs="Arial" w:eastAsia="Arial" w:hAnsi="Arial"/>
          <w:color w:val="000000"/>
          <w:sz w:val="19"/>
          <w:szCs w:val="19"/>
        </w:rPr>
        <w:t xml:space="preserve">Documentation should be completed as soon as practicable after the incident is resolved.</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9. Training and Awareness</w:t>
      </w:r>
    </w:p>
    <w:p>
      <w:pPr>
        <w:spacing w:after="80" w:before="80"/>
      </w:pPr>
      <w:r>
        <w:rPr>
          <w:rFonts w:ascii="Arial" w:cs="Arial" w:eastAsia="Arial" w:hAnsi="Arial"/>
          <w:color w:val="000000"/>
          <w:sz w:val="19"/>
          <w:szCs w:val="19"/>
        </w:rPr>
        <w:t xml:space="preserve">All IT security staff should be familiar with this SOP. Annual security awareness training is conducted for all employees.</w:t>
      </w:r>
    </w:p>
    <w:p>
      <w:pPr>
        <w:spacing w:after="80" w:before="80"/>
      </w:pPr>
      <w:r>
        <w:rPr>
          <w:rFonts w:ascii="Arial" w:cs="Arial" w:eastAsia="Arial" w:hAnsi="Arial"/>
          <w:color w:val="000000"/>
          <w:sz w:val="19"/>
          <w:szCs w:val="19"/>
        </w:rPr>
        <w:t xml:space="preserve">Tabletop exercises and simulations may be conducted periodically to test the bank's incident response readiness.</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10. Document Review</w:t>
      </w:r>
    </w:p>
    <w:p>
      <w:pPr>
        <w:spacing w:after="80" w:before="80"/>
      </w:pPr>
      <w:r>
        <w:rPr>
          <w:rFonts w:ascii="Arial" w:cs="Arial" w:eastAsia="Arial" w:hAnsi="Arial"/>
          <w:color w:val="000000"/>
          <w:sz w:val="19"/>
          <w:szCs w:val="19"/>
        </w:rPr>
        <w:t xml:space="preserve">This SOP should be reviewed and updated periodically, or following a significant security incident. The IT Security team is responsible for maintaining this document.</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Appendix A – Contact List</w:t>
      </w:r>
    </w:p>
    <w:p>
      <w:pPr>
        <w:spacing w:after="80" w:before="80"/>
      </w:pPr>
      <w:r>
        <w:rPr>
          <w:rFonts w:ascii="Arial" w:cs="Arial" w:eastAsia="Arial" w:hAnsi="Arial"/>
          <w:color w:val="000000"/>
          <w:sz w:val="19"/>
          <w:szCs w:val="19"/>
        </w:rPr>
        <w:t xml:space="preserve">In the event of an incident, the following contacts should be notified as appropriate. This list should be maintained and kept up to date by the IT Security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Contact</w:t>
            </w:r>
          </w:p>
        </w:tc>
      </w:tr>
      <w:tr>
        <w:tc>
          <w:tcPr>
            <w:tcW w:type="dxa" w:w="30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CISO</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IT Security Head</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Head of IT Operations</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Chief Compliance Officer</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Legal Counsel</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bl>
    <w:p>
      <w:r>
        <w:rPr>
          <w:rFonts w:ascii="Arial" w:cs="Arial" w:eastAsia="Arial" w:hAnsi="Arial"/>
          <w:sz w:val="19"/>
          <w:szCs w:val="19"/>
        </w:rPr>
        <w:t xml:space="preserve"/>
      </w:r>
    </w:p>
    <w:p>
      <w:commentRangeStart w:id="0"/>
      <w:ins w:id="2" w:author="TRACE Document Uplift" w:date="2026-05-08T05:46:23+00:00">
        <w:r>
          <w:t>To address the open issue regarding Accelerate legacy endpoint migration, the organization shall implement compensating network segmentation. This process must include a designated owner, resolution criteria, an escalation path, and a specified due date or review cadence. All activities must be documented and maintained as retained evidence.</w:t>
        </w:r>
      </w:ins>
      <w:commentRangeEnd w:id="0"/>
      <w:r>
        <w:commentReference w:id="0"/>
      </w:r>
    </w:p>
    <w:p>
      <w:commentRangeStart w:id="3"/>
      <w:ins w:id="8" w:author="TRACE Document Uplift" w:date="2026-05-08T05:46:23+00:00">
        <w:r>
          <w:t>The procedure is updated to address the open issue for remediating the backlog by Q1 2025. This includes an update to the standard vendor contract template to incorporate the following required elements: owner, resolution criteria, escalation path, due date or review cadence, and retained evidence.</w:t>
        </w:r>
      </w:ins>
      <w:commentRangeEnd w:id="3"/>
      <w:r>
        <w:commentReference w:id="3"/>
      </w:r>
    </w:p>
    <w:p>
      <w:commentRangeStart w:id="10"/>
      <w:ins w:id="22" w:author="TRACE Document Uplift" w:date="2026-05-08T05:46:23+00:00">
        <w:r>
          <w:t>The procedure addresses the open issue for the Repeat DR drill with the revised runbook and the implementation of automated backup integrity checks. This includes the specification of the owner, resolution criteria, escalation path, due date or review cadence, and the maintenance of retained evidence.</w:t>
        </w:r>
      </w:ins>
      <w:commentRangeEnd w:id="10"/>
      <w:r>
        <w:commentReference w:id="10"/>
      </w:r>
    </w:p>
    <w:p>
      <w:commentRangeStart w:id="13"/>
      <w:ins w:id="28" w:author="TRACE Document Uplift" w:date="2026-05-08T05:46:23+00:00">
        <w:r>
          <w:t>Update the procedure to address the open issue for Callback verification added for all payment instruction changes above ₹25L; counterparty authentication protocol updated, including owner, resolution criteria, escalation path, due date or review cadence, and retained evidence.</w:t>
        </w:r>
      </w:ins>
      <w:commentRangeEnd w:id="13"/>
      <w:r>
        <w:commentReference w:id="13"/>
      </w:r>
    </w:p>
    <w:p>
      <w:commentRangeStart w:id="14"/>
      <w:ins w:id="30" w:author="TRACE Document Uplift" w:date="2026-05-08T05:46:23+00:00">
        <w:r>
          <w:t>Update the procedure to address the open issue for Vendor escalation SLA added to contract; threat intel feed to CBS vendor team established, including owner, resolution criteria, escalation path, due date or review cadence, and retained evidence.</w:t>
        </w:r>
      </w:ins>
      <w:commentRangeEnd w:id="14"/>
      <w:r>
        <w:commentReference w:id="14"/>
      </w:r>
    </w:p>
    <w:p>
      <w:commentRangeStart w:id="15"/>
      <w:ins w:id="32" w:author="TRACE Document Uplift" w:date="2026-05-08T05:46:24+00:00">
        <w:r>
          <w:t>Update the procedure to address the open issue for Offboarding: USB disable immediate upon resignation; UEBA rules triggered correctly; legal hold initiated, including owner, resolution criteria, escalation path, due date or review cadence, and retained evidence.</w:t>
        </w:r>
      </w:ins>
      <w:commentRangeEnd w:id="15"/>
      <w:r>
        <w:commentReference w:id="15"/>
      </w:r>
    </w:p>
    <w:p>
      <w:commentRangeStart w:id="17"/>
      <w:ins w:id="36" w:author="TRACE Document Uplift" w:date="2026-05-08T05:46:24+00:00">
        <w:r>
          <w:t>Update the procedure to address the open issue for SAS token governance policy implemented; wiki scanning for credential/token patterns enabled, including owner, resolution criteria, escalation path, due date or review cadence, and retained evidence.</w:t>
        </w:r>
      </w:ins>
      <w:commentRangeEnd w:id="17"/>
      <w:r>
        <w:commentReference w:id="17"/>
      </w:r>
    </w:p>
    <w:sectPr>
      <w:pgSz w:w="12240" w:h="15840" w:orient="portrait"/>
      <w:pgMar w:top="1440" w:right="1259" w:bottom="1440" w:left="1259" w:header="708" w:footer="708" w:gutter="0"/>
      <w:pgNumType/>
      <w:docGrid w:linePitch="360"/>
    </w:sectPr>
  </w:body>
</w:document>
</file>

<file path=word/comments.xml><?xml version="1.0" encoding="utf-8"?>
<w:comments xmlns:w="http://schemas.openxmlformats.org/wordprocessingml/2006/main">
  <w:comment w:id="0" w:author="TRACE Document Uplift" w:date="2026-05-08T05:46:24+00:00">
    <w:p>
      <w:r>
        <w:t>Open issue should be reflected in the procedure: Accelerate legacy endpoint migration; implement compensating network segmentation.. Why this was suggested: The source row is open or unresolved and describes: Key Gap Identified: EDR not deployed on 12% of legacy ATM-connected systems running Windows 7; Recommended Action: Accelerate legacy endpoint migration; implement compensating network segmentation. Source document(s): cyber_rcm.xlsx - Control Assessment row 2 column Key Gap Identified.</w:t>
      </w:r>
    </w:p>
  </w:comment>
  <w:comment w:id="1" w:author="TRACE Document Uplift" w:date="2026-05-08T05:46:24+00:00">
    <w:p>
      <w:r>
        <w:t>Open issue should be reflected in the procedure: Deploy hardware FIDO2 tokens for Tier-1 privileged accounts by Q2 2025.. Why this was suggested: The source row is open or unresolved and describes: Key Gap Identified: MFA bypass risk via SIM-swap not mitigated; hardware token not available for all privileged users; Recommended Action: Deploy hardware FIDO2 tokens for Tier-1 privileged accounts by Q2 2025. Source document(s): cyber_rcm.xlsx - Control Assessment row 3 column Key Gap Identified.</w:t>
      </w:r>
    </w:p>
  </w:comment>
  <w:comment w:id="2" w:author="TRACE Document Uplift" w:date="2026-05-08T05:46:24+00:00">
    <w:p>
      <w:r>
        <w:t>Open issue should be reflected in the procedure: Automate PAR using IAM tooling; set hard deadline with CISO sign-off.. Why this was suggested: The source row is open or unresolved and describes: Key Gap Identified: Reviews completed 6 weeks after due date in 2 of last 4 quarters; orphaned accounts found in AD; Recommended Action: Automate PAR using IAM tooling; set hard deadline with CISO sign-off. Source document(s): cyber_rcm.xlsx - Control Assessment row 4 column Key Gap Identified.</w:t>
      </w:r>
    </w:p>
  </w:comment>
  <w:comment w:id="3" w:author="TRACE Document Uplift" w:date="2026-05-08T05:46:24+00:00">
    <w:p>
      <w:r>
        <w:t>Open issue should be reflected in the procedure: Remediate backlog by Q1 2025; update standard vendor contract template.. Why this was suggested: The source row is open or unresolved and describes: Key Gap Identified: 18 active vendors not assessed in last 24 months; no contractual security requirement for 6 vendors; Recommended Action: Remediate backlog by Q1 2025; update standard vendor contract template. Source document(s): cyber_rcm.xlsx - Control Assessment row 5 column Key Gap Identified.</w:t>
      </w:r>
    </w:p>
  </w:comment>
  <w:comment w:id="4" w:author="TRACE Document Uplift" w:date="2026-05-08T05:46:24+00:00">
    <w:p>
      <w:r>
        <w:t>Open issue should be reflected in the procedure: Conduct full-spectrum DDoS simulation test; evaluate SASE options.. Why this was suggested: The source row is open or unresolved and describes: Key Gap Identified: Scrubbing capacity validated only for volumetric attacks; application-layer DDoS not tested; Recommended Action: Conduct full-spectrum DDoS simulation test; evaluate SASE options. Source document(s): cyber_rcm.xlsx - Control Assessment row 6 column Key Gap Identified.</w:t>
      </w:r>
    </w:p>
  </w:comment>
  <w:comment w:id="5" w:author="TRACE Document Uplift" w:date="2026-05-08T05:46:24+00:00">
    <w:p>
      <w:r>
        <w:t>Open issue should be reflected in the procedure: Review and update DLP rules quarterly; expand coverage to cloud-hosted drives.. Why this was suggested: The source row is open or unresolved and describes: Key Gap Identified: DLP policy rules not reviewed in 18 months; 4 high-sensitivity data categories lack coverage; Recommended Action: Review and update DLP rules quarterly; expand coverage to cloud-hosted drives. Source document(s): cyber_rcm.xlsx - Control Assessment row 7 column Key Gap Identified.</w:t>
      </w:r>
    </w:p>
  </w:comment>
  <w:comment w:id="6" w:author="TRACE Document Uplift" w:date="2026-05-08T05:46:24+00:00">
    <w:p>
      <w:r>
        <w:t>Open issue should be reflected in the procedure: Implement automated patch deployment for OS and middleware; reduce manual approvals.. Why this was suggested: The source row is open or unresolved and describes: Key Gap Identified: Average time-to-patch for CVSS ≥ 7.0 vulnerabilities is 47 days vs. 30-day SLA; Recommended Action: Implement automated patch deployment for OS and middleware; reduce manual approvals. Source document(s): cyber_rcm.xlsx - Control Assessment row 8 column Key Gap Identified.</w:t>
      </w:r>
    </w:p>
  </w:comment>
  <w:comment w:id="7" w:author="TRACE Document Uplift" w:date="2026-05-08T05:46:24+00:00">
    <w:p>
      <w:r>
        <w:t>Open issue should be reflected in the procedure: Integrate SAST into mandatory pre-merge gate; onboard DAST tool by Q2 2025.. Why this was suggested: The source row is open or unresolved and describes: Key Gap Identified: SAST coverage only 60% of active repositories; DAST not integrated into CI/CD pipeline; Recommended Action: Integrate SAST into mandatory pre-merge gate; onboard DAST tool by Q2 2025. Source document(s): cyber_rcm.xlsx - Control Assessment row 9 column Key Gap Identified.</w:t>
      </w:r>
    </w:p>
  </w:comment>
  <w:comment w:id="8" w:author="TRACE Document Uplift" w:date="2026-05-08T05:46:24+00:00">
    <w:p>
      <w:r>
        <w:t>Open issue should be reflected in the procedure: Assign cloud security owner per business unit; configure auto-remediation for Severity 1.. Why this was suggested: The source row is open or unresolved and describes: Key Gap Identified: CSPM alerts not actioned within SLA in 35% of cases; remediation ownership unclear for shared services; Recommended Action: Assign cloud security owner per business unit; configure auto-remediation for Severity 1. Source document(s): cyber_rcm.xlsx - Control Assessment row 10 column Key Gap Identified.</w:t>
      </w:r>
    </w:p>
  </w:comment>
  <w:comment w:id="9" w:author="TRACE Document Uplift" w:date="2026-05-08T05:46:24+00:00">
    <w:p>
      <w:r>
        <w:t>Open issue should be reflected in the procedure: Extend log retention to 24 months; validate at next SWIFT CSP attestation.. Why this was suggested: The source row is open or unresolved and describes: Key Gap Identified: No major gaps; minor gap in logging retention (currently 12 months vs. SWIFT-recommended 24 months); Recommended Action: Extend log retention to 24 months; validate at next SWIFT CSP attestation. Source document(s): cyber_rcm.xlsx - Control Assessment row 11 column Key Gap Identified.</w:t>
      </w:r>
    </w:p>
  </w:comment>
  <w:comment w:id="10" w:author="TRACE Document Uplift" w:date="2026-05-08T05:46:24+00:00">
    <w:p>
      <w:r>
        <w:t>Open issue should be reflected in the procedure: Repeat DR drill with revised runbook; implement automated backup integrity checks.. Why this was suggested: The source row is open or unresolved and describes: Key Gap Identified: Last DR drill showed CBS recovery in 6.5 hrs vs. 4-hr RTO target; backup integrity not verified monthly; Recommended Action: Repeat DR drill with revised runbook; implement automated backup integrity checks. Source document(s): cyber_rcm.xlsx - Control Assessment row 12 column Key Gap Identified.</w:t>
      </w:r>
    </w:p>
  </w:comment>
  <w:comment w:id="11" w:author="TRACE Document Uplift" w:date="2026-05-08T05:46:24+00:00">
    <w:p>
      <w:r>
        <w:t>Open issue should be reflected in the procedure: Retrain model with 2023-2024 transaction data; validate against synthetic fraud scenarios.. Why this was suggested: The source row is open or unresolved and describes: Key Gap Identified: ML model trained on 2022 data; significant model drift observed since UPI limit increase in 2023; Recommended Action: Retrain model with 2023-2024 transaction data; validate against synthetic fraud scenarios. Source document(s): cyber_rcm.xlsx - Control Assessment row 13 column Key Gap Identified.</w:t>
      </w:r>
    </w:p>
  </w:comment>
  <w:comment w:id="12" w:author="TRACE Document Uplift" w:date="2026-05-08T05:46:24+00:00">
    <w:p>
      <w:r>
        <w:t>Open issue should be reflected in the procedure: Deepfake detection API integrated into video KYC; passive liveness check upgraded to active challenge-response.. Why this was suggested: The source row is open or unresolved and describes: Root Cause Category: AI / Emerging Tech; Root Cause Detail: AI-generated deepfake video used to pass video KYC check and open 6 mule accounts subsequently used for fraud; Lessons Learned / Action Taken: Deepfake detection API integrated into video KYC; passive liveness check upgraded to active challenge-response. Source document(s): cyber_risk_event_log.xlsx - Incident Log row 30 column Root Cause Category.</w:t>
      </w:r>
    </w:p>
  </w:comment>
  <w:comment w:id="13" w:author="TRACE Document Uplift" w:date="2026-05-08T05:46:24+00:00">
    <w:p>
      <w:r>
        <w:t>Open issue should be reflected in the procedure: Callback verification added for all payment instruction changes above ₹25L; counterparty authentication protocol updated.. Why this was suggested: The source row is open or unresolved and describes: Root Cause Category: Social Engineering; Root Cause Detail: Compromised external counterparty email used to divert bulk payment instruction; ₹1.1Cr wire re-routed; Lessons Learned / Action Taken: Callback verification added for all payment instruction changes above ₹25L; counterparty authentication protocol updated. Source document(s): cyber_risk_event_log.xlsx - Incident Log row 31 column Root Cause Category.</w:t>
      </w:r>
    </w:p>
  </w:comment>
  <w:comment w:id="14" w:author="TRACE Document Uplift" w:date="2026-05-08T05:46:24+00:00">
    <w:p>
      <w:r>
        <w:t>Open issue should be reflected in the procedure: Vendor escalation SLA added to contract; threat intel feed to CBS vendor team established.. Why this was suggested: The source row is open or unresolved and describes: Root Cause Category: Application Vulnerability; Root Cause Detail: Zero-day vulnerability in CBS API middleware (vendor-confirmed CVE pending); threat intel indicated active exploitation in other banks; Lessons Learned / Action Taken: Vendor escalation SLA added to contract; threat intel feed to CBS vendor team established. Source document(s): cyber_risk_event_log.xlsx - Incident Log row 33 column Root Cause Category.</w:t>
      </w:r>
    </w:p>
  </w:comment>
  <w:comment w:id="15" w:author="TRACE Document Uplift" w:date="2026-05-08T05:46:24+00:00">
    <w:p>
      <w:r>
        <w:t>Open issue should be reflected in the procedure: Offboarding: USB disable immediate upon resignation; UEBA rules triggered correctly; legal hold initiated.. Why this was suggested: The source row is open or unresolved and describes: Root Cause Category: Malicious Insider; Root Cause Detail: Departing wealth RM exported 3,800 HNI client investment profiles to personal USB before exit access revocation; Lessons Learned / Action Taken: Offboarding: USB disable immediate upon resignation; UEBA rules triggered correctly; legal hold initiated. Source document(s): cyber_risk_event_log.xlsx - Incident Log row 34 column Root Cause Category.</w:t>
      </w:r>
    </w:p>
  </w:comment>
  <w:comment w:id="16" w:author="TRACE Document Uplift" w:date="2026-05-08T05:46:24+00:00">
    <w:p>
      <w:r>
        <w:t>Open issue should be reflected in the procedure: EDR detection rules updated for LockBit TTPs; payroll backup RTO target reduced from 36 to 8 hrs.. Why this was suggested: The source row is open or unresolved and describes: Root Cause Category: Phishing; Root Cause Detail: LockBit affiliate deployed ransomware via spear-phish targeting HR; payroll system offline 36 hrs; backup restoration successful; Lessons Learned / Action Taken: EDR detection rules updated for LockBit TTPs; payroll backup RTO target reduced from 36 to 8 hrs. Source document(s): cyber_risk_event_log.xlsx - Incident Log row 35 column Root Cause Category.</w:t>
      </w:r>
    </w:p>
  </w:comment>
  <w:comment w:id="17" w:author="TRACE Document Uplift" w:date="2026-05-08T05:46:24+00:00">
    <w:p>
      <w:r>
        <w:t>Open issue should be reflected in the procedure: SAS token governance policy implemented; wiki scanning for credential/token patterns enabled.. Why this was suggested: The source row is open or unresolved and describes: Root Cause Category: Cloud Misconfiguration; Root Cause Detail: Analytics pipeline misconfigured storage account SAS token with overly permissive access shared in internal wiki; Lessons Learned / Action Taken: SAS token governance policy implemented; wiki scanning for credential/token patterns enabled. Source document(s): cyber_risk_event_log.xlsx - Incident Log row 36 column Root Cause Category.</w:t>
      </w:r>
    </w:p>
  </w:comment>
  <w:comment w:id="18" w:author="TRACE Document Uplift" w:date="2026-05-08T05:46:24+00:00">
    <w:p>
      <w:r>
        <w:t>Incorporate UEBA and DLP Detection Sources. Why this was suggested: The SOP detection section (6.1) should explicitly include UEBA for anomalous access patterns and DLP for data leakage alerts, as these are key controls (CC-008, CC-006) in the bank's risk matrix. Source document(s): cyber_ir_sop.docx.</w:t>
      </w:r>
    </w:p>
  </w:comment>
  <w:comment w:id="19" w:author="TRACE Document Uplift" w:date="2026-05-08T05:46:24+00:00">
    <w:p>
      <w:r>
        <w:t>Define Emergency Patching Timelines. Why this was suggested: Align the Eradication phase (6.3) with the bank's patching policy (CC-007), which mandates emergency patching within 72 hours for high-severity vulnerabilities (CVSS ≥ 9.0). Source document(s): cyber_ir_sop.docx.</w:t>
      </w:r>
    </w:p>
  </w:comment>
  <w:comment w:id="20" w:author="TRACE Document Uplift" w:date="2026-05-08T05:46:24+00:00">
    <w:p>
      <w:r>
        <w:t>Specify Immutable Backups for Recovery. Why this was suggested: The Recovery phase (6.4) should reference the use of immutable offline backups (CC-013) to ensure data integrity during restoration, especially in ransomware scenarios. Source document(s): cyber_ir_sop.docx.</w:t>
      </w:r>
    </w:p>
  </w:comment>
  <w:comment w:id="21" w:author="TRACE Document Uplift" w:date="2026-05-08T05:46:24+00:00">
    <w:p>
      <w:r>
        <w:t>Include Regulatory Reporting Requirements. Why this was suggested: The External Communication section (7.2) misses mandatory reporting to regulators like the RBI, which is implied by the compliance controls (CC-014). Source document(s): cyber_ir_sop.docx.</w:t>
      </w:r>
    </w:p>
  </w:comment>
  <w:comment w:id="22" w:author="TRACE Document Uplift" w:date="2026-05-08T05:46:24+00:00">
    <w:p>
      <w:r>
        <w:t>Resolve owner conflict for CC-013. Why this was suggested: The SOP step assigns ownership to Incident Response Manager, while the RCM lists IT / BCP Team for control CC-013. This is suggested because SOP and RCM ownership must align before the control can be tested consistently. Source document(s): cyber_ir_sop.docx; cyber_rcm.xlsx - Risk &amp; Controls Matrix row 14.</w:t>
      </w:r>
    </w:p>
  </w:comment>
  <w:comment w:id="23" w:author="TRACE Document Uplift" w:date="2026-05-08T05:46:24+00:00">
    <w:p>
      <w:r>
        <w:t>Resolve owner conflict for CC-001. Why this was suggested: The SOP step assigns ownership to SOC Analyst / Incident Response Manager, while the RCM lists IT Security for control CC-001. This is suggested because SOP and RCM ownership must align before the control can be tested consistently. Source document(s): cyber_ir_sop.docx; cyber_rcm.xlsx - Risk &amp; Controls Matrix row 2.</w:t>
      </w:r>
    </w:p>
  </w:comment>
  <w:comment w:id="24" w:author="TRACE Document Uplift" w:date="2026-05-08T05:46:24+00:00">
    <w:p>
      <w:r>
        <w:t>Add SOP coverage for CC-002. Target: Procedure update; Why this was suggested: Add the missing activity to the process narrative. Source document(s): cyber_ir_sop.docx; cyber_rcm.xlsx - Risk &amp; Controls Matrix row 3.</w:t>
      </w:r>
    </w:p>
  </w:comment>
  <w:comment w:id="25" w:author="TRACE Document Uplift" w:date="2026-05-08T05:46:24+00:00">
    <w:p>
      <w:r>
        <w:t>Add SOP coverage for CC-002. Target: Responsibility update; Why this was suggested: Reflect the accountable role in the responsibilities area. Source document(s): cyber_ir_sop.docx; cyber_rcm.xlsx - Risk &amp; Controls Matrix row 3.</w:t>
      </w:r>
    </w:p>
  </w:comment>
  <w:comment w:id="26" w:author="TRACE Document Uplift" w:date="2026-05-08T05:46:24+00:00">
    <w:p>
      <w:r>
        <w:t>Add SOP coverage for CC-003. Target: Procedure update; Why this was suggested: Add the missing activity to the process narrative. Source document(s): cyber_ir_sop.docx; cyber_rcm.xlsx - Risk &amp; Controls Matrix row 4.</w:t>
      </w:r>
    </w:p>
  </w:comment>
  <w:comment w:id="27" w:author="TRACE Document Uplift" w:date="2026-05-08T05:46:24+00:00">
    <w:p>
      <w:r>
        <w:t>Add SOP coverage for CC-003. Target: Responsibility update; Why this was suggested: Reflect the accountable role in the responsibilities area. Source document(s): cyber_ir_sop.docx; cyber_rcm.xlsx - Risk &amp; Controls Matrix row 4.</w:t>
      </w:r>
    </w:p>
  </w:comment>
  <w:comment w:id="28" w:author="TRACE Document Uplift" w:date="2026-05-08T05:46:24+00:00">
    <w:p>
      <w:r>
        <w:t>Add SOP coverage for CC-004. Target: Procedure update; Why this was suggested: Add the missing activity to the process narrative. Source document(s): cyber_ir_sop.docx; cyber_rcm.xlsx - Risk &amp; Controls Matrix row 5.</w:t>
      </w:r>
    </w:p>
  </w:comment>
  <w:comment w:id="29" w:author="TRACE Document Uplift" w:date="2026-05-08T05:46:24+00:00">
    <w:p>
      <w:r>
        <w:t>Add SOP coverage for CC-004. Target: Responsibility update; Why this was suggested: Reflect the accountable role in the responsibilities area. Source document(s): cyber_ir_sop.docx; cyber_rcm.xlsx - Risk &amp; Controls Matrix row 5.</w:t>
      </w:r>
    </w:p>
  </w:comment>
  <w:comment w:id="30" w:author="TRACE Document Uplift" w:date="2026-05-08T05:46:24+00:00">
    <w:p>
      <w:r>
        <w:t>Add SOP coverage for CC-005. Target: Procedure update; Why this was suggested: Add the missing activity to the process narrative. Source document(s): cyber_ir_sop.docx; cyber_rcm.xlsx - Risk &amp; Controls Matrix row 6.</w:t>
      </w:r>
    </w:p>
  </w:comment>
  <w:comment w:id="31" w:author="TRACE Document Uplift" w:date="2026-05-08T05:46:24+00:00">
    <w:p>
      <w:r>
        <w:t>Add SOP coverage for CC-005. Target: Responsibility update; Why this was suggested: Reflect the accountable role in the responsibilities area. Source document(s): cyber_ir_sop.docx; cyber_rcm.xlsx - Risk &amp; Controls Matrix row 6.</w:t>
      </w:r>
    </w:p>
  </w:comment>
  <w:comment w:id="32" w:author="TRACE Document Uplift" w:date="2026-05-08T05:46:24+00:00">
    <w:p>
      <w:r>
        <w:t>Add SOP coverage for CC-006. Target: Procedure update; Why this was suggested: Add the missing activity to the process narrative. Source document(s): cyber_ir_sop.docx; cyber_rcm.xlsx - Risk &amp; Controls Matrix row 7.</w:t>
      </w:r>
    </w:p>
  </w:comment>
  <w:comment w:id="33" w:author="TRACE Document Uplift" w:date="2026-05-08T05:46:24+00:00">
    <w:p>
      <w:r>
        <w:t>Add SOP coverage for CC-006. Target: Responsibility update; Why this was suggested: Reflect the accountable role in the responsibilities area. Source document(s): cyber_ir_sop.docx; cyber_rcm.xlsx - Risk &amp; Controls Matrix row 7.</w:t>
      </w:r>
    </w:p>
  </w:comment>
  <w:comment w:id="34" w:author="TRACE Document Uplift" w:date="2026-05-08T05:46:24+00:00">
    <w:p>
      <w:r>
        <w:t>Add SOP coverage for CC-007. Target: Procedure update; Why this was suggested: Add the missing activity to the process narrative. Source document(s): cyber_ir_sop.docx; cyber_rcm.xlsx - Risk &amp; Controls Matrix row 8.</w:t>
      </w:r>
    </w:p>
  </w:comment>
  <w:comment w:id="35" w:author="TRACE Document Uplift" w:date="2026-05-08T05:46:24+00:00">
    <w:p>
      <w:r>
        <w:t>Add SOP coverage for CC-007. Target: Responsibility update; Why this was suggested: Reflect the accountable role in the responsibilities area. Source document(s): cyber_ir_sop.docx; cyber_rcm.xlsx - Risk &amp; Controls Matrix row 8.</w:t>
      </w:r>
    </w:p>
  </w:comment>
  <w:comment w:id="36" w:author="TRACE Document Uplift" w:date="2026-05-08T05:46:24+00:00">
    <w:p>
      <w:r>
        <w:t>Add SOP coverage for CC-009. Target: Procedure update; Why this was suggested: Add the missing activity to the process narrative. Source document(s): cyber_ir_sop.docx; cyber_rcm.xlsx - Risk &amp; Controls Matrix row 10.</w:t>
      </w:r>
    </w:p>
  </w:comment>
  <w:comment w:id="37" w:author="TRACE Document Uplift" w:date="2026-05-08T05:46:24+00:00">
    <w:p>
      <w:r>
        <w:t>Add SOP coverage for CC-009. Target: Responsibility update; Why this was suggested: Reflect the accountable role in the responsibilities area. Source document(s): cyber_ir_sop.docx; cyber_rcm.xlsx - Risk &amp; Controls Matrix row 10.</w:t>
      </w:r>
    </w:p>
  </w:comment>
  <w:comment w:id="38" w:author="TRACE Document Uplift" w:date="2026-05-08T05:46:24+00:00">
    <w:p>
      <w:r>
        <w:t>Add SOP coverage for CC-011. Target: Procedure update; Why this was suggested: Add the missing activity to the process narrative. Source document(s): cyber_ir_sop.docx; cyber_rcm.xlsx - Risk &amp; Controls Matrix row 12.</w:t>
      </w:r>
    </w:p>
  </w:comment>
  <w:comment w:id="39" w:author="TRACE Document Uplift" w:date="2026-05-08T05:46:24+00:00">
    <w:p>
      <w:r>
        <w:t>Add SOP coverage for CC-011. Target: Responsibility update; Why this was suggested: Reflect the accountable role in the responsibilities area. Source document(s): cyber_ir_sop.docx; cyber_rcm.xlsx - Risk &amp; Controls Matrix row 12.</w:t>
      </w:r>
    </w:p>
  </w:comment>
  <w:comment w:id="40" w:author="TRACE Document Uplift" w:date="2026-05-08T05:46:24+00:00">
    <w:p>
      <w:r>
        <w:t>Add SOP coverage for CC-012. Target: Procedure update; Why this was suggested: Add the missing activity to the process narrative. Source document(s): cyber_ir_sop.docx; cyber_rcm.xlsx - Risk &amp; Controls Matrix row 13.</w:t>
      </w:r>
    </w:p>
  </w:comment>
  <w:comment w:id="41" w:author="TRACE Document Uplift" w:date="2026-05-08T05:46:24+00:00">
    <w:p>
      <w:r>
        <w:t>Add SOP coverage for CC-012. Target: Responsibility update; Why this was suggested: Reflect the accountable role in the responsibilities area. Source document(s): cyber_ir_sop.docx; cyber_rcm.xlsx - Risk &amp; Controls Matrix row 13.</w:t>
      </w:r>
    </w:p>
  </w:comment>
  <w:comment w:id="42" w:author="TRACE Document Uplift" w:date="2026-05-08T05:46:24+00:00">
    <w:p>
      <w:r>
        <w:t>Add SOP coverage for CC-014. Target: Procedure update; Why this was suggested: Add the missing activity to the process narrative. Source document(s): cyber_ir_sop.docx; cyber_rcm.xlsx - Risk &amp; Controls Matrix row 15.</w:t>
      </w:r>
    </w:p>
  </w:comment>
  <w:comment w:id="43" w:author="TRACE Document Uplift" w:date="2026-05-08T05:46:24+00:00">
    <w:p>
      <w:r>
        <w:t>Add SOP coverage for CC-014. Target: Responsibility update; Why this was suggested: Reflect the accountable role in the responsibilities area. Source document(s): cyber_ir_sop.docx; cyber_rcm.xlsx - Risk &amp; Controls Matrix row 15.</w:t>
      </w:r>
    </w:p>
  </w:comment>
  <w:comment w:id="44" w:author="TRACE Document Uplift" w:date="2026-05-08T05:46:24+00:00">
    <w:p>
      <w:r>
        <w:t>Add SOP coverage for CC-015. Target: Procedure update; Why this was suggested: Add the missing activity to the process narrative. Source document(s): cyber_ir_sop.docx; cyber_rcm.xlsx - Risk &amp; Controls Matrix row 16.</w:t>
      </w:r>
    </w:p>
  </w:comment>
  <w:comment w:id="45" w:author="TRACE Document Uplift" w:date="2026-05-08T05:46:24+00:00">
    <w:p>
      <w:r>
        <w:t>Add SOP coverage for CC-015. Target: Responsibility update; Why this was suggested: Reflect the accountable role in the responsibilities area. Source document(s): cyber_ir_sop.docx; cyber_rcm.xlsx - Risk &amp; Controls Matrix row 16.</w:t>
      </w:r>
    </w:p>
  </w:comment>
  <w:comment w:id="46" w:author="TRACE Document Uplift" w:date="2026-05-08T05:46:24+00:00">
    <w:p>
      <w:r>
        <w:t>Add SOP coverage for CC-016. Target: Procedure update; Why this was suggested: Add the missing activity to the process narrative. Source document(s): cyber_ir_sop.docx; cyber_rcm.xlsx - Risk &amp; Controls Matrix row 17.</w:t>
      </w:r>
    </w:p>
  </w:comment>
  <w:comment w:id="47" w:author="TRACE Document Uplift" w:date="2026-05-08T05:46:24+00:00">
    <w:p>
      <w:r>
        <w:t>Add SOP coverage for CC-016. Target: Responsibility update; Why this was suggested: Reflect the accountable role in the responsibilities area. Source document(s): cyber_ir_sop.docx; cyber_rcm.xlsx - Risk &amp; Controls Matrix row 17.</w:t>
      </w:r>
    </w:p>
  </w:comment>
  <w:comment w:id="48" w:author="TRACE Document Uplift" w:date="2026-05-08T05:46:24+00:00">
    <w:p>
      <w:r>
        <w:t>Add an accountability matrix for multi-role activities. Why this was suggested: The procedure involves multiple roles and hand-offs but does not define Responsible, Accountable, Consulted, and Informed ownership. Source document(s): cyber_ir_sop.docx.</w:t>
      </w:r>
    </w:p>
  </w:comment>
  <w:comment w:id="49" w:author="TRACE Document Uplift" w:date="2026-05-08T05:46:24+00:00">
    <w:p>
      <w:r>
        <w:t>Define classification criteria for referenced levels. Why this was suggested: The documents reference levels or categories, but the procedure does not define the objective criteria used to classify them. Source document(s): cyber_ir_sop.docx.</w:t>
      </w:r>
    </w:p>
  </w:comment>
  <w:comment w:id="50" w:author="TRACE Document Uplift" w:date="2026-05-08T05:46:24+00:00">
    <w:p>
      <w:r>
        <w:t>Define escalation triggers and timeframes. Why this was suggested: The procedure uses escalation or notification language with vague timing, which makes execution and testing inconsistent. Source document(s): cyber_ir_sop.docx.</w:t>
      </w:r>
    </w:p>
  </w:comment>
  <w:comment w:id="51" w:author="TRACE Document Uplift" w:date="2026-05-08T05:46:24+00:00">
    <w:p>
      <w:r>
        <w:t>Add a post-event review and closure control. Why this was suggested: The procedure describes events or remediation but does not define a structured closure review to confirm root cause, lessons learned, and action completion. Source document(s): cyber_ir_sop.docx.</w:t>
      </w:r>
    </w:p>
  </w:comment>
  <w:comment w:id="52" w:author="TRACE Document Uplift" w:date="2026-05-08T05:46:24+00:00">
    <w:p>
      <w:r>
        <w:t>Add document control metadata. Why this was suggested: The procedure does not clearly define document ownership, versioning, and review cadence. Source document(s): cyber_ir_sop.docx.</w:t>
      </w:r>
    </w:p>
  </w:comment>
  <w:comment w:id="53" w:author="TRACE Document Uplift" w:date="2026-05-08T05:46:24+00:00">
    <w:p>
      <w:r>
        <w:t>Add an obligation calendar for external or internal requirements. Why this was suggested: Supporting documents reference obligations or frameworks, but the procedure does not define a structured calendar of triggers, owners, deadlines, and evidence. Source document(s): cyber_ir_sop.docx.</w:t>
      </w:r>
    </w:p>
  </w:comment>
  <w:comment w:id="54" w:author="TRACE Document Uplift" w:date="2026-05-08T05:46:24+00:00">
    <w:p>
      <w:r>
        <w:t>Add a metric ownership and validation matrix. Why this was suggested: Supporting documents contain metrics, targets, or thresholds, but the procedure does not define owners, source systems, validation, deadlines, and retained evidence for each data element. Source document(s): cyber_ir_sop.docx.</w:t>
      </w:r>
    </w:p>
  </w:comment>
  <w:comment w:id="55" w:author="TRACE Document Uplift" w:date="2026-05-08T05:46:24+00:00">
    <w:p>
      <w:r>
        <w:t>Link thresholds and exceptions to risk appetite. Why this was suggested: The documents contain risk and threshold signals, but the procedure does not explain how breaches map to appetite, tolerance, or management action. Source document(s): cyber_ir_sop.docx.</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FA3"/>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2026-05-07T21:05:09.886Z</dcterms:created>
  <dcterms:modified xsi:type="dcterms:W3CDTF">2026-05-07T21:05:09.899Z</dcterms:modified>
</cp:coreProperties>
</file>

<file path=docProps/custom.xml><?xml version="1.0" encoding="utf-8"?>
<Properties xmlns="http://schemas.openxmlformats.org/officeDocument/2006/custom-properties" xmlns:vt="http://schemas.openxmlformats.org/officeDocument/2006/docPropsVTypes"/>
</file>