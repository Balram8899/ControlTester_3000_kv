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del w:id="1" w:author="TRACE Document Uplift" w:date="2026-05-07T12:22:53+00:00">
        <w:r>
          <w:delText>FINTRAC Guidelines: Specify approved client identification methods (in-person government-issued ID; dual-process identification; credit file method) and verification standards for individuals, corporations, and trusts.</w:delText>
        </w:r>
      </w:del>
      <w:commentRangeStart w:id="0"/>
      <w:ins w:id="2" w:author="TRACE Document Uplift" w:date="2026-05-07T12:22:53+00:00">
        <w:r>
          <w:t>The Investment Advisor / Relationship Manager (IA/RM) collects and verifies client identity using approved FINTRAC methods (In-person, Dual-process, or Credit file). Following the hand-off from the IA/RM, Branch Operations; Wealth Operations maintains accountability as the owner of control C-11.</w:t>
        </w:r>
      </w:ins>
      <w:commentRangeEnd w:id="0"/>
      <w:r>
        <w:commentReference w:id="0"/>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p>
            <w:pPr/>
            <w:commentRangeStart w:id="4"/>
            <w:ins w:id="10" w:author="TRACE Document Uplift" w:date="2026-05-07T12:22:53+00:00">
              <w:r>
                <w:t>Control C-12: Client Re-screening. All active wealth management clients are re-screened against sanctions lists, PEP/HIO databases, and adverse media on an annual basis and upon trigger events such as adverse news alerts, FINTRAC public advisories, or changes in client circumstances. Re-screening results are documented. The accountable owner is Compliance – AML/ATF Officer. Retained evidence includes Annual re-screening log with date and platform; trigger-event re-screening record; alert response documentation.</w:t>
              </w:r>
            </w:ins>
            <w:commentRangeEnd w:id="4"/>
            <w:r>
              <w:commentReference w:id="4"/>
            </w:r>
          </w:p>
          <w:p>
            <w:pPr/>
            <w:commentRangeStart w:id="2"/>
            <w:ins w:id="6" w:author="TRACE Document Uplift" w:date="2026-05-07T12:22:53+00:00">
              <w:r>
                <w:t>Control C-07: Onboarding Exceptions.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The accountable owner is Compliance – AML/ATF Officer; Senior Compliance (regulatory exceptions). Retained evidence includes Exception Log entry; written approval from Compliance; Committee review minutes.</w:t>
              </w:r>
            </w:ins>
            <w:commentRangeEnd w:id="2"/>
            <w:r>
              <w:commentReference w:id="2"/>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p>
            <w:pPr/>
            <w:commentRangeStart w:id="1"/>
            <w:ins w:id="4" w:author="TRACE Document Uplift" w:date="2026-05-07T12:22:53+00:00">
              <w:r>
                <w:t>Control C-06: Enhanced Due Diligence (EDD). All High-risk clients and all identified PEPs, HIOs, and their close associates receive Enhanced Due Diligence (EDD). EDD includes: enhanced source of funds and wealth documentation, additional beneficial ownership verification, detailed adverse media review, and Senior Management approval before account opening. EDD is documented in the client file and reviewed by the AML/ATF Officer. The accountable owner is Compliance – AML/ATF Officer. Retained evidence includes EDD checklist completed and signed by AML Officer; Source of funds documentation; Senior Management approval record.</w:t>
              </w:r>
            </w:ins>
            <w:commentRangeEnd w:id="1"/>
            <w:r>
              <w:commentReference w:id="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rPr>
          <w:rFonts w:ascii="Arial" w:cs="Arial" w:eastAsia="Arial" w:hAnsi="Arial"/>
          <w:sz w:val="20"/>
          <w:szCs w:val="20"/>
        </w:rPr>
        <w:t xml:space="preserve">Verification results are recorded in the client record in the account management system. Copies of identification documents are scanned and stored in the document management system.</w:t>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r>
        <w:rPr>
          <w:rFonts w:ascii="Arial" w:cs="Arial" w:eastAsia="Arial" w:hAnsi="Arial"/>
          <w:sz w:val="20"/>
          <w:szCs w:val="20"/>
        </w:rPr>
        <w:t xml:space="preserve">The IA/RM completes the New Account Application Form (NAAF) using the approved template (TMD-NAAF-STD).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pPr>
      <w:commentRangeStart w:id="3"/>
      <w:ins w:id="8" w:author="TRACE Document Uplift" w:date="2026-05-07T12:22:53+00:00">
        <w:r>
          <w:t>Control C-09: KYC Information Refresh. The Investment Advisor / RM shall review and update Know Your Customer (KYC) information for all clients. The frequency of these reviews is determined by the client’s assigned risk rating as follows:; Low Risk: Every three (3) years; Medium Risk: Annually; High Risk: Semi-annually In addition to the scheduled periodic reviews, a KYC refresh must be triggered and completed upon any material change in client circumstances. Each KYC refresh must be documented within the client file. Documentation must include the date of the review, the identity of the reviewer, and a summary of any changes identified or a confirmation that no changes were necessary. The accountable owner is Investment Advisor / RM. Retained evidence includes KYC refresh record maintained in the client file.; Documentation of the review date and reviewer.; Change summary or no-change confirmation.</w:t>
        </w:r>
      </w:ins>
      <w:commentRangeEnd w:id="3"/>
      <w:r>
        <w:commentReference w:id="3"/>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rPr>
          <w:rFonts w:ascii="Arial" w:cs="Arial" w:eastAsia="Arial" w:hAnsi="Arial"/>
          <w:sz w:val="20"/>
          <w:szCs w:val="20"/>
        </w:rPr>
        <w:t xml:space="preserve">Branch Operations reviews the NAAF for completeness before the account is activated. Incomplete NAAFs are returned to the IA/RM for remediation.</w:t>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r>
        <w:rPr>
          <w:rFonts w:ascii="Arial" w:cs="Arial" w:eastAsia="Arial" w:hAnsi="Arial"/>
          <w:b/>
          <w:bCs/>
          <w:color w:val="222222"/>
          <w:sz w:val="23"/>
          <w:szCs w:val="23"/>
        </w:rPr>
        <w:t xml:space="preserve">5.7  Ongoing KYC Refresh</w:t>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r>
        <w:rPr>
          <w:rFonts w:ascii="Arial" w:cs="Arial" w:eastAsia="Arial" w:hAnsi="Arial"/>
          <w:sz w:val="20"/>
          <w:szCs w:val="20"/>
        </w:rPr>
        <w:t xml:space="preserve">KYC refresh is performed at least annually or as per the risk rating.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rPr>
          <w:rFonts w:ascii="Arial" w:cs="Arial" w:eastAsia="Arial" w:hAnsi="Arial"/>
          <w:sz w:val="20"/>
          <w:szCs w:val="20"/>
        </w:rPr>
        <w:t xml:space="preserve">STRs are filed electronically with FINTRAC. The STR must be completed and submitted. Transaction records are retained for 7 years.</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2:22:53+00:00">
    <w:p>
      <w:r>
        <w:t>Resolve owner conflict for C-11. Why this was suggested: The SOP step assigns ownership to Investment Advisor / Relationship Manager (IA/RM), while the RCM lists Branch Operations; Wealth Operations for control C-11. This is suggested because SOP and RCM ownership must align before the control can be tested consistently. Source document(s): WM_Client_Onboarding_KYC_SOP_v3.1.docx; WM_Risk_Controls_Matrix.xlsx - Risk Control Matrix row 13.</w:t>
      </w:r>
    </w:p>
  </w:comment>
  <w:comment w:id="1" w:author="TRACE Document Uplift" w:date="2026-05-07T12:22:53+00:00">
    <w:p>
      <w:r>
        <w:t>Add SOP coverage for C-06. Why this was suggested: The RCM contains control C-06, but no matching process step was found in the primary SOP. This is suggested because the SOP should describe the control procedure that auditors will test against the RCM. Source document(s): WM_Client_Onboarding_KYC_SOP_v3.1.docx; WM_Risk_Controls_Matrix.xlsx - Risk Control Matrix row 8.</w:t>
      </w:r>
    </w:p>
  </w:comment>
  <w:comment w:id="2" w:author="TRACE Document Uplift" w:date="2026-05-07T12:22:53+00:00">
    <w:p>
      <w:r>
        <w:t>Add SOP coverage for C-07. Why this was suggested: The RCM contains control C-07, but no matching process step was found in the primary SOP. This is suggested because the SOP should describe the control procedure that auditors will test against the RCM. Source document(s): WM_Client_Onboarding_KYC_SOP_v3.1.docx; WM_Risk_Controls_Matrix.xlsx - Risk Control Matrix row 9.</w:t>
      </w:r>
    </w:p>
  </w:comment>
  <w:comment w:id="3" w:author="TRACE Document Uplift" w:date="2026-05-07T12:22:53+00:00">
    <w:p>
      <w:r>
        <w:t>Add SOP coverage for C-09. Why this was suggested: The RCM contains control C-09, but no matching process step was found in the primary SOP. This is suggested because the SOP should describe the control procedure that auditors will test against the RCM. Source document(s): WM_Client_Onboarding_KYC_SOP_v3.1.docx; WM_Risk_Controls_Matrix.xlsx - Risk Control Matrix row 11.</w:t>
      </w:r>
    </w:p>
  </w:comment>
  <w:comment w:id="4" w:author="TRACE Document Uplift" w:date="2026-05-07T12:22:53+00:00">
    <w:p>
      <w:r>
        <w:t>Add SOP coverage for C-12. Why this was suggested: The RCM contains control C-12, but no matching process step was found in the primary SOP. This is suggested because the SOP should describe the control procedure that auditors will test against the RCM.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