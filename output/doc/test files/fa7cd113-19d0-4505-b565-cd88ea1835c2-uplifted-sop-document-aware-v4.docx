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17:53:57+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17:53:57+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17:53:57+00:00">
              <w:r>
                <w:t>Performs Enhanced Due Diligence for high-risk clients and all identified PEPs, HIOs, and their close associates.</w:t>
              </w:r>
            </w:ins>
            <w:commentRangeEnd w:id="11"/>
            <w:r>
              <w:commentReference w:id="11"/>
            </w:r>
            <w:commentRangeStart w:id="13"/>
            <w:ins w:id="28" w:author="TRACE Document Uplift" w:date="2026-05-07T17:53:57+00:00">
              <w:r>
                <w:t>Coordinates submission of exceptions to standard onboarding requirements to Compliance for review and approval.</w:t>
              </w:r>
            </w:ins>
            <w:commentRangeEnd w:id="13"/>
            <w:r>
              <w:commentReference w:id="13"/>
            </w:r>
            <w:commentRangeStart w:id="17"/>
            <w:ins w:id="36" w:author="TRACE Document Uplift" w:date="2026-05-07T17:53:57+00:00">
              <w:r>
                <w:t>Escalates suspicious activity to the AML/ATF Officer immediately upon identification.</w:t>
              </w:r>
            </w:ins>
            <w:commentRangeEnd w:id="17"/>
            <w:r>
              <w:commentReference w:id="17"/>
            </w:r>
            <w:commentRangeStart w:id="21"/>
            <w:ins w:id="44" w:author="TRACE Document Uplift" w:date="2026-05-07T17:53:57+00:00">
              <w:r>
                <w:t>Performs re-screening of active wealth management clients against sanctions lists, PEP/HIO databases, and adverse media on an annual basis and upon trigger events such as adverse news alerts.</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7:53:57+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7:53:57+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7:53:57+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7:53:57+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7:53:57+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7:53:57+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7:53:57+00:00">
        <w:r>
          <w:delText>Copies of identification documents are scanned and stored in the document management system.</w:delText>
        </w:r>
      </w:del>
      <w:commentRangeStart w:id="3"/>
      <w:ins w:id="8" w:author="TRACE Document Uplift" w:date="2026-05-07T17:53:57+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7:53:56+00:00">
        <w:r>
          <w:delText>The IA/RM completes the New Account Application Form (NAAF) using the approved template (TMD-NAAF-STD).</w:delText>
        </w:r>
      </w:del>
      <w:commentRangeStart w:id="0"/>
      <w:ins w:id="2" w:author="TRACE Document Uplift" w:date="2026-05-07T17:53:56+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7:53:57+00:00">
        <w:r>
          <w:delText>Incomplete NAAFs are returned to the IA/RM for remediation.</w:delText>
        </w:r>
      </w:del>
      <w:commentRangeStart w:id="4"/>
      <w:ins w:id="10" w:author="TRACE Document Uplift" w:date="2026-05-07T17:53:57+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7:53:57+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7:53:57+00:00">
        <w:r>
          <w:t>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 to ensure a clear regulatory basis for all investment activities.</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7:53:57+00:00">
        <w:r>
          <w:delText>5.7  Ongoing KYC Refresh</w:delText>
        </w:r>
      </w:del>
      <w:commentRangeStart w:id="9"/>
      <w:ins w:id="20" w:author="TRACE Document Uplift" w:date="2026-05-07T17:53:57+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7:53:56+00:00">
        <w:r>
          <w:delText>KYC refresh is performed at least annually or as per the risk rating.</w:delText>
        </w:r>
      </w:del>
      <w:commentRangeStart w:id="1"/>
      <w:ins w:id="4" w:author="TRACE Document Uplift" w:date="2026-05-07T17:53:56+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7:53:56+00:00">
        <w:r>
          <w:delText>The STR must be completed and submitted. Transaction records are retained for 7 years.</w:delText>
        </w:r>
      </w:del>
      <w:commentRangeStart w:id="2"/>
      <w:ins w:id="6" w:author="TRACE Document Uplift" w:date="2026-05-07T17:53:56+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17:53:57+00:00">
        <w:r>
          <w:t>Exception Approval Authorities are defined as follows: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7:53:57+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7:53:57+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7:53:57+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7:53:57+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7:53:57+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7:53:57+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7:53:57+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7:53:57+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7:53:57+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7:53:57+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7:53:57+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7:53:57+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7:53:57+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7:53:57+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7:53:57+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7:53:57+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7:53:57+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7:53:57+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7:53:57+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7:53:57+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7:53:57+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7:53:57+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7:53:57+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