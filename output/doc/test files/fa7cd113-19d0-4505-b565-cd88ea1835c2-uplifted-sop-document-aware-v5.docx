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p>
            <w:pPr/>
            <w:commentRangeStart w:id="19"/>
            <w:ins w:id="40" w:author="TRACE Document Uplift" w:date="2026-05-07T18:13:25+00:00">
              <w:r>
                <w:t>Maintains client identification records, KYC documents, account records, transaction records, and STRs in the approved document management system within 5 business days of creation.</w:t>
              </w:r>
            </w:ins>
            <w:commentRangeEnd w:id="19"/>
            <w:r>
              <w:commentReference w:id="19"/>
            </w:r>
          </w:p>
          <w:p>
            <w:pPr/>
            <w:commentRangeStart w:id="15"/>
            <w:ins w:id="32" w:author="TRACE Document Uplift" w:date="2026-05-07T18:13:25+00:00">
              <w:r>
                <w:t>Reviews and updates KYC information on a frequency based on client risk rating: Low – every 3 years; Medium – annually; High – semi-annually.</w:t>
              </w:r>
            </w:ins>
            <w:commentRangeEnd w:id="15"/>
            <w:r>
              <w:commentReference w:id="15"/>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r>
              <w:t xml:space="preserve"> </w:t>
            </w:r>
            <w:commentRangeStart w:id="11"/>
            <w:ins w:id="24" w:author="TRACE Document Uplift" w:date="2026-05-07T18:13:25+00:00">
              <w:r>
                <w:t>Performs Enhanced Due Diligence for high-risk clients and all identified PEPs, HIOs, and their close associates.</w:t>
              </w:r>
            </w:ins>
            <w:commentRangeEnd w:id="11"/>
            <w:r>
              <w:commentReference w:id="11"/>
            </w:r>
            <w:commentRangeStart w:id="13"/>
            <w:ins w:id="28" w:author="TRACE Document Uplift" w:date="2026-05-07T18:13:25+00:00">
              <w:r>
                <w:t>Coordinates submission of exceptions to standard onboarding requirements to Compliance for review and approval.</w:t>
              </w:r>
            </w:ins>
            <w:commentRangeEnd w:id="13"/>
            <w:r>
              <w:commentReference w:id="13"/>
            </w:r>
            <w:commentRangeStart w:id="17"/>
            <w:ins w:id="36" w:author="TRACE Document Uplift" w:date="2026-05-07T18:13:25+00:00">
              <w:r>
                <w:t>Escalates suspicious activity to the AML/ATF Officer immediately upon identification.</w:t>
              </w:r>
            </w:ins>
            <w:commentRangeEnd w:id="17"/>
            <w:r>
              <w:commentReference w:id="17"/>
            </w:r>
            <w:commentRangeStart w:id="21"/>
            <w:ins w:id="44" w:author="TRACE Document Uplift" w:date="2026-05-07T18:13:25+00:00">
              <w:r>
                <w:t>Performs re-screening of active wealth management clients against sanctions lists, PEP/HIO databases, and adverse media on an annual basis and upon trigger events such as adverse news alerts.</w:t>
              </w:r>
            </w:ins>
            <w:commentRangeEnd w:id="21"/>
            <w:r>
              <w:commentReference w:id="21"/>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pPr/>
      <w:commentRangeStart w:id="20"/>
      <w:ins w:id="42" w:author="TRACE Document Uplift" w:date="2026-05-07T18:13:25+00:00">
        <w:r>
          <w:t>The Compliance – AML/ATF Officer is responsible for ensuring that all active wealth management clients are re-screened against sanctions lists, PEP/HIO databases, and adverse media on an annual basis and upon trigger events such as adverse news alerts, FINTRAC public advisories, or changes in client circumstances. Re-screening results are documented. Retained evidence includes Annual re-screening log with date and platform; trigger-event re-screening record; alert response documentation.</w:t>
        </w:r>
      </w:ins>
      <w:commentRangeEnd w:id="20"/>
      <w:r>
        <w:commentReference w:id="20"/>
      </w:r>
    </w:p>
    <w:p>
      <w:pPr/>
      <w:commentRangeStart w:id="18"/>
      <w:ins w:id="38" w:author="TRACE Document Uplift" w:date="2026-05-07T18:13:25+00:00">
        <w:r>
          <w:t>The Branch Operations; Wealth Operations is responsible for ensuring that all client identification records, KYC documents, account records, transaction records, and STRs are stored in the approved document management system within 5 business days of creation. Records are retained for a minimum of 7 years from the date of record creation in accordance with FINTRAC GL-06E and REC-RET-WM-001. Retained evidence includes Document management system upload confirmation with timestamp; 7-year retention flag applied to record.</w:t>
        </w:r>
      </w:ins>
      <w:commentRangeEnd w:id="18"/>
      <w:r>
        <w:commentReference w:id="18"/>
      </w:r>
    </w:p>
    <w:p>
      <w:pPr/>
      <w:commentRangeStart w:id="16"/>
      <w:ins w:id="34" w:author="TRACE Document Uplift" w:date="2026-05-07T18:13:25+00:00">
        <w:r>
          <w:t>The Compliance – AML/ATF Officer is responsible for ensuring that the IA/RM must escalate suspicious activity to the AML/ATF Officer immediately upon identification. The AML/ATF Officer assesses reasonable grounds and files an STR electronically with FINTRAC as soon as practicable after reasonable grounds are established. The STR filing date and FINTRAC reference number are recorded in the client file. Retained evidence includes STR filing confirmation from FINTRAC (reference number); client file notation; escalation record from IA/RM.</w:t>
        </w:r>
      </w:ins>
      <w:commentRangeEnd w:id="16"/>
      <w:r>
        <w:commentReference w:id="16"/>
      </w:r>
    </w:p>
    <w:p>
      <w:pPr/>
      <w:commentRangeStart w:id="14"/>
      <w:ins w:id="30" w:author="TRACE Document Uplift" w:date="2026-05-07T18:13:25+00:00">
        <w:r>
          <w:t>The Investment Advisor / RM is responsible for ensuring that KYC information is reviewed and updated on a frequency based on client risk rating: Low – every 3 years; Medium – annually; High – semi-annually. Refresh is also triggered by material change in client circumstances. Each KYC refresh is documented in the client file with date, reviewer, and a summary of changes or confirmations. Retained evidence includes KYC refresh record in client file; date and reviewer documented; change summary or no-change confirmation.</w:t>
        </w:r>
      </w:ins>
      <w:commentRangeEnd w:id="14"/>
      <w:r>
        <w:commentReference w:id="14"/>
      </w:r>
    </w:p>
    <w:p>
      <w:pPr/>
      <w:commentRangeStart w:id="12"/>
      <w:ins w:id="26" w:author="TRACE Document Uplift" w:date="2026-05-07T18:13:25+00:00">
        <w:r>
          <w:t>The Compliance – AML/ATF Officer; Senior Compliance (regulatory exceptions) is responsible for ensuring that exceptions to standard onboarding requirements must be submitted to Compliance for review and approval. Exceptions involving regulatory requirements (client identification, AML screening, STR obligations) may not be waived without written Senior Compliance approval. All exceptions are recorded in the Compliance Exception Log and reviewed at the quarterly Compliance Management Committee. Retained evidence includes Exception Log entry; written approval from Compliance; Committee review minutes.</w:t>
        </w:r>
      </w:ins>
      <w:commentRangeEnd w:id="12"/>
      <w:r>
        <w:commentReference w:id="12"/>
      </w:r>
    </w:p>
    <w:p>
      <w:pPr/>
      <w:commentRangeStart w:id="10"/>
      <w:ins w:id="22" w:author="TRACE Document Uplift" w:date="2026-05-07T18:13:25+00:00">
        <w:r>
          <w:t>The Compliance – AML/ATF Officer is responsible for ensuring that all High-risk clients and all identified PEPs, HIOs, and their close associates receive Enhanced Due Diligence. EDD includes: enhanced source of funds and wealth documentation, additional beneficial ownership verification, detailed adverse media review, and Senior Management approval before account opening. EDD is documented in the client file and reviewed by the AML/ATF Officer. Retained evidence includes EDD checklist completed and signed by AML Officer; source of funds documentation; Senior Management approval record.</w:t>
        </w:r>
      </w:ins>
      <w:commentRangeEnd w:id="10"/>
      <w:r>
        <w:commentReference w:id="10"/>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t xml:space="preserve">Verification results are recorded in the client record in the account management system. </w:t>
      </w:r>
      <w:del w:id="7" w:author="TRACE Document Uplift" w:date="2026-05-07T18:13:25+00:00">
        <w:r>
          <w:delText>Copies of identification documents are scanned and stored in the document management system.</w:delText>
        </w:r>
      </w:del>
      <w:commentRangeStart w:id="3"/>
      <w:ins w:id="8" w:author="TRACE Document Uplift" w:date="2026-05-07T18:13:25+00:00">
        <w:r>
          <w:t>Copies of identification documents are scanned and stored in the approved document management system within 5 business days of creation. A 7-year retention flag must be applied to all records in accordance with REC-RET-WM-001.</w:t>
        </w:r>
      </w:ins>
      <w:commentRangeEnd w:id="3"/>
      <w:r>
        <w:commentReference w:id="3"/>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del w:id="1" w:author="TRACE Document Uplift" w:date="2026-05-07T18:13:25+00:00">
        <w:r>
          <w:delText>The IA/RM completes the New Account Application Form (NAAF) using the approved template (TMD-NAAF-STD).</w:delText>
        </w:r>
      </w:del>
      <w:commentRangeStart w:id="0"/>
      <w:ins w:id="2" w:author="TRACE Document Uplift" w:date="2026-05-07T18:13:25+00:00">
        <w:r>
          <w:t>The IA/RM completes the New Account Application Form (NAAF) using the approved template (TMD-NAAF-STD) and must sign a certification of completeness referencing the current template version prior to submission.</w:t>
        </w:r>
      </w:ins>
      <w:commentRangeEnd w:id="0"/>
      <w:r>
        <w:commentReference w:id="0"/>
      </w:r>
      <w:r>
        <w:t xml:space="preserve">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t xml:space="preserve">Branch Operations reviews the NAAF for completeness before the account is activated. </w:t>
      </w:r>
      <w:del w:id="9" w:author="TRACE Document Uplift" w:date="2026-05-07T18:13:25+00:00">
        <w:r>
          <w:delText>Incomplete NAAFs are returned to the IA/RM for remediation.</w:delText>
        </w:r>
      </w:del>
      <w:commentRangeStart w:id="4"/>
      <w:ins w:id="10" w:author="TRACE Document Uplift" w:date="2026-05-07T18:13:25+00:00">
        <w:r>
          <w:t>Incomplete NAAFs are returned to the IA/RM for remediation. Any supervisor override of the completeness check requires documented Branch Manager approval.</w:t>
        </w:r>
      </w:ins>
      <w:commentRangeEnd w:id="4"/>
      <w:r>
        <w:commentReference w:id="4"/>
      </w:r>
    </w:p>
    <w:p>
      <w:pPr/>
      <w:commentRangeStart w:id="5"/>
      <w:ins w:id="12" w:author="TRACE Document Uplift" w:date="2026-05-07T18:13:25+00:00">
        <w:r>
          <w:t>Branch Operations must verify NAAF completeness against the required field checklist prior to account activation. In instances where mandatory fields are bypassed via supervisor override, documented Branch Manager approval must be recorded in the account management system before the account is activated.</w:t>
        </w:r>
      </w:ins>
      <w:commentRangeEnd w:id="5"/>
      <w:r>
        <w:commentReference w:id="5"/>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pStyle w:val="Heading2"/>
      </w:pPr>
      <w:commentRangeStart w:id="7"/>
      <w:ins w:id="16" w:author="TRACE Document Uplift" w:date="2026-05-07T18:13:25+00:00">
        <w:r>
          <w:t>In accordance with CIRO Rule 3200 and NI 31-103 s.13.3–13.4, a documented suitability assessment must be completed and stored in the client file before any investment recommendations are made or any trading commences on the account. Account activation is gated until this documentation is uploaded.</w:t>
        </w:r>
      </w:ins>
      <w:commentRangeEnd w:id="7"/>
      <w:r>
        <w:commentReference w:id="7"/>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del w:id="19" w:author="TRACE Document Uplift" w:date="2026-05-07T18:13:25+00:00">
        <w:r>
          <w:delText>5.7  Ongoing KYC Refresh</w:delText>
        </w:r>
      </w:del>
      <w:commentRangeStart w:id="9"/>
      <w:ins w:id="20" w:author="TRACE Document Uplift" w:date="2026-05-07T18:13:25+00:00">
        <w:r>
          <w:t>KYC information must be reviewed and updated according to the following risk-rated frequencies: High-risk (semi-annually), Medium-risk (annually), and Low-risk (every 3 years). Automated alerts will be triggered in the account management system to notify IA/RMs of upcoming refresh deadlines.</w:t>
        </w:r>
      </w:ins>
      <w:commentRangeEnd w:id="9"/>
      <w:r>
        <w:commentReference w:id="9"/>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del w:id="3" w:author="TRACE Document Uplift" w:date="2026-05-07T18:13:25+00:00">
        <w:r>
          <w:delText>KYC refresh is performed at least annually or as per the risk rating.</w:delText>
        </w:r>
      </w:del>
      <w:commentRangeStart w:id="1"/>
      <w:ins w:id="4" w:author="TRACE Document Uplift" w:date="2026-05-07T18:13:25+00:00">
        <w:r>
          <w:t>KYC information is reviewed and updated based on the client risk rating: Low risk – every 3 years; Medium risk – annually; High risk – semi-annually. Refresh is also triggered by material changes.</w:t>
        </w:r>
      </w:ins>
      <w:commentRangeEnd w:id="1"/>
      <w:r>
        <w:commentReference w:id="1"/>
      </w:r>
      <w:r>
        <w:t xml:space="preserve">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t xml:space="preserve">STRs are filed electronically with FINTRAC. </w:t>
      </w:r>
      <w:del w:id="5" w:author="TRACE Document Uplift" w:date="2026-05-07T18:13:25+00:00">
        <w:r>
          <w:delText>The STR must be completed and submitted. Transaction records are retained for 7 years.</w:delText>
        </w:r>
      </w:del>
      <w:commentRangeStart w:id="2"/>
      <w:ins w:id="6" w:author="TRACE Document Uplift" w:date="2026-05-07T18:13:25+00:00">
        <w:r>
          <w:t>The STR must be completed and submitted electronically. The STR filing date and the FINTRAC reference number must be recorded in the client file. Transaction records are retained for 7 years.</w:t>
        </w:r>
      </w:ins>
      <w:commentRangeEnd w:id="2"/>
      <w:r>
        <w:commentReference w:id="2"/>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pPr/>
      <w:commentRangeStart w:id="8"/>
      <w:ins w:id="18" w:author="TRACE Document Uplift" w:date="2026-05-07T18:13:25+00:00">
        <w:r>
          <w:t>Exception Approval Authorities: Exceptions involving AML/ATF, sanctions, or client identification must be approved in writing by the AML/ATF Officer. Exceptions related to suitability or KYC documentation must be approved by Suitability Compliance. All approved exceptions must be recorded in the Compliance Exception Log and cross-referenced in the quarterly Compliance Management Committee minutes.</w:t>
        </w:r>
      </w:ins>
      <w:commentRangeEnd w:id="8"/>
      <w:r>
        <w:commentReference w:id="8"/>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p>
            <w:pPr/>
            <w:commentRangeStart w:id="6"/>
            <w:ins w:id="14" w:author="TRACE Document Uplift" w:date="2026-05-07T18:13:25+00:00">
              <w:r>
                <w:t>The AML/ATF Officer will perform client screening using the approved platform (PROC-SCREEN-WM-001). If a potential match is identified, the account must be placed on a manual hold in the system until the AML/ATF Officer provides a documented final disposition.</w:t>
              </w:r>
            </w:ins>
            <w:commentRangeEnd w:id="6"/>
            <w:r>
              <w:commentReference w:id="6"/>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3" w:right="1083" w:bottom="1083" w:left="1083" w:header="708" w:footer="708" w:gutter="0"/>
      <w:pgNumType/>
      <w:docGrid w:linePitch="360"/>
    </w:sectPr>
  </w:body>
</w:document>
</file>

<file path=word/comments.xml><?xml version="1.0" encoding="utf-8"?>
<w:comments xmlns:w="http://schemas.openxmlformats.org/wordprocessingml/2006/main">
  <w:comment w:id="0" w:author="TRACE Document Uplift" w:date="2026-05-07T18:13:25+00:00">
    <w:p>
      <w:r>
        <w:t>Enhance NAAF Certification Requirements. Why this was suggested: Control C-02 requires the IA/RM to certify completeness and reference the specific template version. The current SOP mentions the template but not the formal certification step. Source document(s): WM_Client_Onboarding_KYC_SOP_v3.1.docx.</w:t>
      </w:r>
    </w:p>
  </w:comment>
  <w:comment w:id="1" w:author="TRACE Document Uplift" w:date="2026-05-07T18:13:25+00:00">
    <w:p>
      <w:r>
        <w:t>Define Specific KYC Refresh Frequencies. Why this was suggested: Control C-09 specifies risk-based frequencies (Low: 3yr, Medium: Annual, High: Semi-annual). The SOP currently uses vague language ('at least annually or as per the risk rating'). Source document(s): WM_Client_Onboarding_KYC_SOP_v3.1.docx.</w:t>
      </w:r>
    </w:p>
  </w:comment>
  <w:comment w:id="2" w:author="TRACE Document Uplift" w:date="2026-05-07T18:13:25+00:00">
    <w:p>
      <w:r>
        <w:t>Include STR Reference Number Requirement. Why this was suggested: Control C-10 requires the FINTRAC reference number to be recorded in the client file for evidence. The SOP mentions filing but not the recording of the reference number. Source document(s): WM_Client_Onboarding_KYC_SOP_v3.1.docx.</w:t>
      </w:r>
    </w:p>
  </w:comment>
  <w:comment w:id="3" w:author="TRACE Document Uplift" w:date="2026-05-07T18:13:25+00:00">
    <w:p>
      <w:r>
        <w:t>Incorporate Document Retention SLA. Why this was suggested: Control C-11 mandates a 5-business-day window for document storage and a 7-year retention flag. The SOP lacks these specific operational constraints. Source document(s): WM_Client_Onboarding_KYC_SOP_v3.1.docx.</w:t>
      </w:r>
    </w:p>
  </w:comment>
  <w:comment w:id="4" w:author="TRACE Document Uplift" w:date="2026-05-07T18:13:25+00:00">
    <w:p>
      <w:r>
        <w:t>Formalize Supervisor Override Approval. Why this was suggested: Control C-01 specifies that supervisor overrides of completeness checks require Branch Manager approval. This is not captured in section 5.2. Source document(s): WM_Client_Onboarding_KYC_SOP_v3.1.docx.</w:t>
      </w:r>
    </w:p>
  </w:comment>
  <w:comment w:id="5" w:author="TRACE Document Uplift" w:date="2026-05-07T18:13:25+00:00">
    <w:p>
      <w:r>
        <w:t>Formalize NAAF Completeness and Override Process. Why this was suggested: The testing report indicates SOP Section 5.2 lacks references to the completeness check and the Branch Manager override requirement (C-01). Source document(s): WM_Control_Test_Evidence_Q1_2025.docx.</w:t>
      </w:r>
    </w:p>
  </w:comment>
  <w:comment w:id="6" w:author="TRACE Document Uplift" w:date="2026-05-07T18:13:25+00:00">
    <w:p>
      <w:r>
        <w:t>Specify AML Screening Platform and Disposition. Why this was suggested: SOP Section 5.3 does not name the approved screening tool or define the manual hold process for positive matches identified during testing. Source document(s): WM_Control_Test_Evidence_Q1_2025.docx.</w:t>
      </w:r>
    </w:p>
  </w:comment>
  <w:comment w:id="7" w:author="TRACE Document Uplift" w:date="2026-05-07T18:13:25+00:00">
    <w:p>
      <w:r>
        <w:t>Mandate Suitability Documentation Before Trading. Why this was suggested: Testing found accounts trading without documented assessments. The SOP needs to reference CIRO Rule 3200 and NI 31-103 and establish a hard gate. Source document(s): WM_Control_Test_Evidence_Q1_2025.docx.</w:t>
      </w:r>
    </w:p>
  </w:comment>
  <w:comment w:id="8" w:author="TRACE Document Uplift" w:date="2026-05-07T18:13:25+00:00">
    <w:p>
      <w:r>
        <w:t>Define Exception Approval Authorities. Why this was suggested: SOP Section 8 fails to distinguish between AML and Suitability compliance roles for exception approvals, leading to improper sign-offs. Source document(s): WM_Control_Test_Evidence_Q1_2025.docx.</w:t>
      </w:r>
    </w:p>
  </w:comment>
  <w:comment w:id="9" w:author="TRACE Document Uplift" w:date="2026-05-07T18:13:25+00:00">
    <w:p>
      <w:r>
        <w:t>Specify KYC Refresh Frequencies by Risk Rating. Why this was suggested: The SOP lacks the specific frequency requirements defined in control C-09, leading to overdue refreshes for high-risk clients. Source document(s): WM_Control_Test_Evidence_Q1_2025.docx.</w:t>
      </w:r>
    </w:p>
  </w:comment>
  <w:comment w:id="10" w:author="TRACE Document Uplift" w:date="2026-05-07T18:13:25+00:00">
    <w:p>
      <w:r>
        <w:t>Add SOP coverage for C-06. Target: Procedure update; Why this was suggested: Add the missing activity to the process narrative. Source document(s): WM_Client_Onboarding_KYC_SOP_v3.1.docx; WM_Risk_Controls_Matrix.xlsx - Risk Control Matrix row 8.</w:t>
      </w:r>
    </w:p>
  </w:comment>
  <w:comment w:id="11" w:author="TRACE Document Uplift" w:date="2026-05-07T18:13:25+00:00">
    <w:p>
      <w:r>
        <w:t>Add SOP coverage for C-06. Target: Responsibility update; Why this was suggested: Reflect the accountable role in the responsibilities area. Source document(s): WM_Client_Onboarding_KYC_SOP_v3.1.docx; WM_Risk_Controls_Matrix.xlsx - Risk Control Matrix row 8.</w:t>
      </w:r>
    </w:p>
  </w:comment>
  <w:comment w:id="12" w:author="TRACE Document Uplift" w:date="2026-05-07T18:13:25+00:00">
    <w:p>
      <w:r>
        <w:t>Add SOP coverage for C-07. Target: Procedure update; Why this was suggested: Add the missing activity to the process narrative. Source document(s): WM_Client_Onboarding_KYC_SOP_v3.1.docx; WM_Risk_Controls_Matrix.xlsx - Risk Control Matrix row 9.</w:t>
      </w:r>
    </w:p>
  </w:comment>
  <w:comment w:id="13" w:author="TRACE Document Uplift" w:date="2026-05-07T18:13:25+00:00">
    <w:p>
      <w:r>
        <w:t>Add SOP coverage for C-07. Target: Responsibility update; Why this was suggested: Reflect the accountable role in the responsibilities area. Source document(s): WM_Client_Onboarding_KYC_SOP_v3.1.docx; WM_Risk_Controls_Matrix.xlsx - Risk Control Matrix row 9.</w:t>
      </w:r>
    </w:p>
  </w:comment>
  <w:comment w:id="14" w:author="TRACE Document Uplift" w:date="2026-05-07T18:13:25+00:00">
    <w:p>
      <w:r>
        <w:t>Add SOP coverage for C-09. Target: Procedure update; Why this was suggested: Add the missing activity to the process narrative. Source document(s): WM_Client_Onboarding_KYC_SOP_v3.1.docx; WM_Risk_Controls_Matrix.xlsx - Risk Control Matrix row 11.</w:t>
      </w:r>
    </w:p>
  </w:comment>
  <w:comment w:id="15" w:author="TRACE Document Uplift" w:date="2026-05-07T18:13:25+00:00">
    <w:p>
      <w:r>
        <w:t>Add SOP coverage for C-09. Target: Responsibility update; Why this was suggested: Reflect the accountable role in the responsibilities area. Source document(s): WM_Client_Onboarding_KYC_SOP_v3.1.docx; WM_Risk_Controls_Matrix.xlsx - Risk Control Matrix row 11.</w:t>
      </w:r>
    </w:p>
  </w:comment>
  <w:comment w:id="16" w:author="TRACE Document Uplift" w:date="2026-05-07T18:13:25+00:00">
    <w:p>
      <w:r>
        <w:t>Add SOP coverage for C-10. Target: Procedure update; Why this was suggested: Add the missing activity to the process narrative. Source document(s): WM_Client_Onboarding_KYC_SOP_v3.1.docx; WM_Risk_Controls_Matrix.xlsx - Risk Control Matrix row 12.</w:t>
      </w:r>
    </w:p>
  </w:comment>
  <w:comment w:id="17" w:author="TRACE Document Uplift" w:date="2026-05-07T18:13:25+00:00">
    <w:p>
      <w:r>
        <w:t>Add SOP coverage for C-10. Target: Responsibility update; Why this was suggested: Reflect the accountable role in the responsibilities area. Source document(s): WM_Client_Onboarding_KYC_SOP_v3.1.docx; WM_Risk_Controls_Matrix.xlsx - Risk Control Matrix row 12.</w:t>
      </w:r>
    </w:p>
  </w:comment>
  <w:comment w:id="18" w:author="TRACE Document Uplift" w:date="2026-05-07T18:13:25+00:00">
    <w:p>
      <w:r>
        <w:t>Add SOP coverage for C-11. Target: Procedure update; Why this was suggested: Add the missing activity to the process narrative. Source document(s): WM_Client_Onboarding_KYC_SOP_v3.1.docx; WM_Risk_Controls_Matrix.xlsx - Risk Control Matrix row 13.</w:t>
      </w:r>
    </w:p>
  </w:comment>
  <w:comment w:id="19" w:author="TRACE Document Uplift" w:date="2026-05-07T18:13:25+00:00">
    <w:p>
      <w:r>
        <w:t>Add SOP coverage for C-11. Target: Responsibility update; Why this was suggested: Reflect the accountable role in the responsibilities area. Source document(s): WM_Client_Onboarding_KYC_SOP_v3.1.docx; WM_Risk_Controls_Matrix.xlsx - Risk Control Matrix row 13.</w:t>
      </w:r>
    </w:p>
  </w:comment>
  <w:comment w:id="20" w:author="TRACE Document Uplift" w:date="2026-05-07T18:13:25+00:00">
    <w:p>
      <w:r>
        <w:t>Add SOP coverage for C-12. Target: Procedure update; Why this was suggested: Add the missing activity to the process narrative. Source document(s): WM_Client_Onboarding_KYC_SOP_v3.1.docx; WM_Risk_Controls_Matrix.xlsx - Risk Control Matrix row 14.</w:t>
      </w:r>
    </w:p>
  </w:comment>
  <w:comment w:id="21" w:author="TRACE Document Uplift" w:date="2026-05-07T18:13:25+00:00">
    <w:p>
      <w:r>
        <w:t>Add SOP coverage for C-12. Target: Responsibility update; Why this was suggested: Reflect the accountable role in the responsibilities area. Source document(s): WM_Client_Onboarding_KYC_SOP_v3.1.docx; WM_Risk_Controls_Matrix.xlsx - Risk Control Matrix row 14.</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