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3864"/>
          <w:sz w:val="40"/>
          <w:szCs w:val="40"/>
        </w:rPr>
        <w:t xml:space="preserve">CYBER INCIDENT RESPONSE</w:t>
      </w:r>
    </w:p>
    <w:p>
      <w:pPr>
        <w:spacing w:after="480" w:before="0"/>
        <w:jc w:val="center"/>
      </w:pPr>
      <w:r>
        <w:rPr>
          <w:rFonts w:ascii="Arial" w:cs="Arial" w:eastAsia="Arial" w:hAnsi="Arial"/>
          <w:color w:val="2E5FA3"/>
          <w:sz w:val="28"/>
          <w:szCs w:val="28"/>
        </w:rPr>
        <w:t xml:space="preserve">Standard Operating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63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Cyber Incident Response Standard Operating Procedure</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ID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SOP-CSIRT-001</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1.2</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Prepared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IT Security Team</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Reviewed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CISO</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March 2024</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Active</w:t>
            </w:r>
          </w:p>
        </w:tc>
      </w:tr>
    </w:tbl>
    <w:p>
      <w:r>
        <w:rPr>
          <w:rFonts w:ascii="Arial" w:cs="Arial" w:eastAsia="Arial" w:hAnsi="Arial"/>
          <w:sz w:val="19"/>
          <w:szCs w:val="19"/>
        </w:rPr>
        <w:t xml:space="preserve"/>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1. Purpose</w:t>
      </w:r>
    </w:p>
    <w:p>
      <w:pPr>
        <w:spacing w:after="80" w:before="80"/>
      </w:pPr>
      <w:r>
        <w:rPr>
          <w:rFonts w:ascii="Arial" w:cs="Arial" w:eastAsia="Arial" w:hAnsi="Arial"/>
          <w:color w:val="000000"/>
          <w:sz w:val="19"/>
          <w:szCs w:val="19"/>
        </w:rPr>
        <w:t xml:space="preserve">This Standard Operating Procedure (SOP) defines the process for detecting, responding to, and recovering from cybersecurity incidents at the bank. The goal is to minimise the impact of security incidents on the bank's operations, customers, and reputation.</w:t>
      </w:r>
    </w:p>
    <w:p>
      <w:pPr>
        <w:spacing w:after="80" w:before="80"/>
      </w:pPr>
      <w:r>
        <w:rPr>
          <w:rFonts w:ascii="Arial" w:cs="Arial" w:eastAsia="Arial" w:hAnsi="Arial"/>
          <w:color w:val="000000"/>
          <w:sz w:val="19"/>
          <w:szCs w:val="19"/>
        </w:rPr>
        <w:t xml:space="preserve">This document should be used by the IT Security team and other relevant stakeholders when a cybersecurity incident is suspected or confirmed.</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2. Scope</w:t>
      </w:r>
    </w:p>
    <w:p>
      <w:pPr>
        <w:spacing w:after="80" w:before="80"/>
      </w:pPr>
      <w:r>
        <w:rPr>
          <w:rFonts w:ascii="Arial" w:cs="Arial" w:eastAsia="Arial" w:hAnsi="Arial"/>
          <w:color w:val="000000"/>
          <w:sz w:val="19"/>
          <w:szCs w:val="19"/>
        </w:rPr>
        <w:t xml:space="preserve">This SOP applies to all cybersecurity incidents affecting the bank's information systems, networks, applications, and data. This includes:</w:t>
      </w:r>
    </w:p>
    <w:p>
      <w:pPr>
        <w:pStyle w:val="ListParagraph"/>
        <w:numPr>
          <w:ilvl w:val="0"/>
          <w:numId w:val="2"/>
        </w:numPr>
        <w:spacing w:after="40" w:before="40"/>
      </w:pPr>
      <w:r>
        <w:rPr>
          <w:rFonts w:ascii="Arial" w:cs="Arial" w:eastAsia="Arial" w:hAnsi="Arial"/>
          <w:sz w:val="19"/>
          <w:szCs w:val="19"/>
        </w:rPr>
        <w:t xml:space="preserve">All IT systems and infrastructure owned or operated by the bank</w:t>
      </w:r>
    </w:p>
    <w:p>
      <w:pPr>
        <w:pStyle w:val="ListParagraph"/>
        <w:numPr>
          <w:ilvl w:val="0"/>
          <w:numId w:val="2"/>
        </w:numPr>
        <w:spacing w:after="40" w:before="40"/>
      </w:pPr>
      <w:r>
        <w:rPr>
          <w:rFonts w:ascii="Arial" w:cs="Arial" w:eastAsia="Arial" w:hAnsi="Arial"/>
          <w:sz w:val="19"/>
          <w:szCs w:val="19"/>
        </w:rPr>
        <w:t xml:space="preserve">Third-party systems that process or store bank data</w:t>
      </w:r>
    </w:p>
    <w:p>
      <w:pPr>
        <w:pStyle w:val="ListParagraph"/>
        <w:numPr>
          <w:ilvl w:val="0"/>
          <w:numId w:val="2"/>
        </w:numPr>
        <w:spacing w:after="40" w:before="40"/>
      </w:pPr>
      <w:r>
        <w:rPr>
          <w:rFonts w:ascii="Arial" w:cs="Arial" w:eastAsia="Arial" w:hAnsi="Arial"/>
          <w:sz w:val="19"/>
          <w:szCs w:val="19"/>
        </w:rPr>
        <w:t xml:space="preserve">All employees, contractors, and vendors who have access to bank systems</w:t>
      </w:r>
    </w:p>
    <w:p>
      <w:pPr>
        <w:spacing w:after="80" w:before="80"/>
      </w:pPr>
      <w:r>
        <w:rPr>
          <w:rFonts w:ascii="Arial" w:cs="Arial" w:eastAsia="Arial" w:hAnsi="Arial"/>
          <w:color w:val="000000"/>
          <w:sz w:val="19"/>
          <w:szCs w:val="19"/>
        </w:rPr>
        <w:t xml:space="preserve">The following are out of scope for this procedure:</w:t>
      </w:r>
    </w:p>
    <w:p>
      <w:pPr>
        <w:pStyle w:val="ListParagraph"/>
        <w:numPr>
          <w:ilvl w:val="0"/>
          <w:numId w:val="2"/>
        </w:numPr>
        <w:spacing w:after="40" w:before="40"/>
      </w:pPr>
      <w:r>
        <w:rPr>
          <w:rFonts w:ascii="Arial" w:cs="Arial" w:eastAsia="Arial" w:hAnsi="Arial"/>
          <w:sz w:val="19"/>
          <w:szCs w:val="19"/>
        </w:rPr>
        <w:t xml:space="preserve">Physical security incidents (refer to the Physical Security policy)</w:t>
      </w:r>
    </w:p>
    <w:p>
      <w:pPr>
        <w:pStyle w:val="ListParagraph"/>
        <w:numPr>
          <w:ilvl w:val="0"/>
          <w:numId w:val="2"/>
        </w:numPr>
        <w:spacing w:after="40" w:before="40"/>
      </w:pPr>
      <w:r>
        <w:rPr>
          <w:rFonts w:ascii="Arial" w:cs="Arial" w:eastAsia="Arial" w:hAnsi="Arial"/>
          <w:sz w:val="19"/>
          <w:szCs w:val="19"/>
        </w:rPr>
        <w:t xml:space="preserve">Fraud incidents not involving a cybersecurity component</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Cybersecurity Incident</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 event that has or may have an adverse effect on the confidentiality, integrity, or availability of information systems or data.</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Threat Actor</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 individual, group, or organisation responsible for carrying out a cyberattack.</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Indicator of Compromise (IoC)</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Evidence that a system or network has been compromised, such as unusual network traffic or unexpected file changes.</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SIEM</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Security Information and Event Management system used to aggregate and correlate security logs.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RTO</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Recovery Time Objective — the target duration for restoring operations after an incident.</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4. Roles and Responsibilities</w:t>
      </w:r>
    </w:p>
    <w:p>
      <w:pPr>
        <w:spacing w:after="80" w:before="80"/>
      </w:pPr>
      <w:r>
        <w:rPr>
          <w:rFonts w:ascii="Arial" w:cs="Arial" w:eastAsia="Arial" w:hAnsi="Arial"/>
          <w:color w:val="000000"/>
          <w:sz w:val="19"/>
          <w:szCs w:val="19"/>
        </w:rPr>
        <w:t xml:space="preserve">The following roles are involved in the incident response process. Each team should be aware of their responsibilities and be ready to act when an incident occurs.</w:t>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Responsibilities</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CISO</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Overall accountability for cybersecurity. Should be informed of significant incidents.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Security Team / SOC</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del w:id="11" w:author="TRACE Document Uplift" w:date="2026-05-11T00:08:11+00:00">
              <w:r>
                <w:delText>Monitors security alerts, conducts triage, coordinates response activities.</w:delText>
              </w:r>
            </w:del>
            <w:commentRangeStart w:id="5"/>
            <w:ins w:id="12" w:author="TRACE Document Uplift" w:date="2026-05-11T00:08:11+00:00">
              <w:r>
                <w:t>SOC (Security Operations Center) | Responsible for 24/7 monitoring, initial alert triage, and Level 1 assessment. IT Security Team | Responsible for Level 2 analysis, eradication coordination, and technical recovery support.</w:t>
              </w:r>
            </w:ins>
            <w:commentRangeEnd w:id="5"/>
            <w:r>
              <w:commentReference w:id="5"/>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Incident Response Manager</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Manages the response process and communication during an incident. Usually the IT Security Head.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Operations</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Supports containment and recovery activities as directed by the security team.</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Legal / Compliance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Advises on regulatory and legal obligations. Involved when required.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Senior Management</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Should be kept informed of major incidents that affect the business.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HR Department</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Involved in cases where an employee is suspected of wrongdoing.</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5. Incident Classification</w:t>
      </w:r>
    </w:p>
    <w:p>
      <w:pPr>
        <w:spacing w:after="80" w:before="80"/>
      </w:pPr>
      <w:r>
        <w:rPr>
          <w:rFonts w:ascii="Arial" w:cs="Arial" w:eastAsia="Arial" w:hAnsi="Arial"/>
          <w:color w:val="000000"/>
          <w:sz w:val="19"/>
          <w:szCs w:val="19"/>
        </w:rPr>
        <w:t xml:space="preserve">Not all security events are incidents. When an alert is received, the SOC analyst should assess whether it represents a genuine incident or a false positive.</w:t>
      </w:r>
    </w:p>
    <w:p>
      <w:pPr>
        <w:spacing w:after="80" w:before="80"/>
      </w:pPr>
      <w:del w:id="7" w:author="TRACE Document Uplift" w:date="2026-05-11T00:08:11+00:00">
        <w:r>
          <w:delText>Incidents should be classified based on their potential impact to the organisation. Higher impact incidents should be escalated to senior management and the CISO as appropriate.</w:delText>
        </w:r>
      </w:del>
      <w:commentRangeStart w:id="3"/>
      <w:ins w:id="8" w:author="TRACE Document Uplift" w:date="2026-05-11T00:08:11+00:00">
        <w:r>
          <w:t>Incidents must be classified into Severity Levels (Critical/P1, High/P2, Medium/P3, and Low/P4) based on their potential impact to the organisation. Critical (P1) incidents, such as those involving core banking systems or data breaches, require immediate escalation to the CISO and Senior Management within one hour of confirmation.</w:t>
        </w:r>
      </w:ins>
      <w:commentRangeEnd w:id="3"/>
      <w:r>
        <w:commentReference w:id="3"/>
      </w:r>
    </w:p>
    <w:p>
      <w:pPr>
        <w:spacing w:after="80" w:before="80"/>
      </w:pPr>
      <w:r>
        <w:rPr>
          <w:rFonts w:ascii="Arial" w:cs="Arial" w:eastAsia="Arial" w:hAnsi="Arial"/>
          <w:color w:val="000000"/>
          <w:sz w:val="19"/>
          <w:szCs w:val="19"/>
        </w:rPr>
        <w:t xml:space="preserve">Factors to consider when assessing impact include:</w:t>
      </w:r>
    </w:p>
    <w:p>
      <w:pPr>
        <w:pStyle w:val="ListParagraph"/>
        <w:numPr>
          <w:ilvl w:val="0"/>
          <w:numId w:val="2"/>
        </w:numPr>
        <w:spacing w:after="40" w:before="40"/>
      </w:pPr>
      <w:r>
        <w:rPr>
          <w:rFonts w:ascii="Arial" w:cs="Arial" w:eastAsia="Arial" w:hAnsi="Arial"/>
          <w:sz w:val="19"/>
          <w:szCs w:val="19"/>
        </w:rPr>
        <w:t xml:space="preserve">Number of systems or users affected</w:t>
      </w:r>
    </w:p>
    <w:p>
      <w:pPr>
        <w:pStyle w:val="ListParagraph"/>
        <w:numPr>
          <w:ilvl w:val="0"/>
          <w:numId w:val="2"/>
        </w:numPr>
        <w:spacing w:after="40" w:before="40"/>
      </w:pPr>
      <w:r>
        <w:rPr>
          <w:rFonts w:ascii="Arial" w:cs="Arial" w:eastAsia="Arial" w:hAnsi="Arial"/>
          <w:sz w:val="19"/>
          <w:szCs w:val="19"/>
        </w:rPr>
        <w:t xml:space="preserve">Sensitivity of data involved</w:t>
      </w:r>
    </w:p>
    <w:p>
      <w:pPr>
        <w:pStyle w:val="ListParagraph"/>
        <w:numPr>
          <w:ilvl w:val="0"/>
          <w:numId w:val="2"/>
        </w:numPr>
        <w:spacing w:after="40" w:before="40"/>
      </w:pPr>
      <w:r>
        <w:rPr>
          <w:rFonts w:ascii="Arial" w:cs="Arial" w:eastAsia="Arial" w:hAnsi="Arial"/>
          <w:sz w:val="19"/>
          <w:szCs w:val="19"/>
        </w:rPr>
        <w:t xml:space="preserve">Whether services have been disrupted</w:t>
      </w:r>
    </w:p>
    <w:p>
      <w:pPr>
        <w:pStyle w:val="ListParagraph"/>
        <w:numPr>
          <w:ilvl w:val="0"/>
          <w:numId w:val="2"/>
        </w:numPr>
        <w:spacing w:after="40" w:before="40"/>
      </w:pPr>
      <w:r>
        <w:rPr>
          <w:rFonts w:ascii="Arial" w:cs="Arial" w:eastAsia="Arial" w:hAnsi="Arial"/>
          <w:sz w:val="19"/>
          <w:szCs w:val="19"/>
        </w:rPr>
        <w:t xml:space="preserve">Likelihood of financial loss or reputational damage</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6. Incident Response Process</w:t>
      </w:r>
    </w:p>
    <w:p>
      <w:pPr>
        <w:spacing w:after="80" w:before="80"/>
      </w:pPr>
      <w:r>
        <w:rPr>
          <w:rFonts w:ascii="Arial" w:cs="Arial" w:eastAsia="Arial" w:hAnsi="Arial"/>
          <w:color w:val="000000"/>
          <w:sz w:val="19"/>
          <w:szCs w:val="19"/>
        </w:rPr>
        <w:t xml:space="preserve">The incident response process follows six phases as outlined below. Teams should move through each phase systematically.</w:t>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Actions</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1</w:t>
            </w:r>
          </w:p>
        </w:tc>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Detection &amp; Identification</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Security alerts received via SIEM, EDR, or user reports. SOC analyst reviews and performs initial triage.</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2</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Initial Assessment</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Assess the nature and scope of the incident. Determine if it is a genuine security incident or a false positive.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3</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Containment</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Take steps to contain the incident and prevent further damage. Actions will depend on the type of incident.</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4</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Eradication</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Remove the threat from the environment. This may include removing malware, disabling compromised accounts, and patching vulnerabilities.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5</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Recovery</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del w:id="5" w:author="TRACE Document Uplift" w:date="2026-05-11T00:08:11+00:00">
              <w:r>
                <w:delText>Restore affected systems and services to normal operations.</w:delText>
              </w:r>
            </w:del>
            <w:commentRangeStart w:id="2"/>
            <w:ins w:id="6" w:author="TRACE Document Uplift" w:date="2026-05-11T00:08:11+00:00">
              <w:r>
                <w:t>Restore affected systems and services to normal operations, utilizing immutable offline backups for critical systems to ensure data integrity.</w:t>
              </w:r>
            </w:ins>
            <w:commentRangeEnd w:id="2"/>
            <w:r>
              <w:commentReference w:id="2"/>
            </w:r>
            <w:r>
              <w:t xml:space="preserve"> Verify that systems are clean before bringing them back online.</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6</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Communication</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Notify relevant stakeholders as appropriate. This includes management, affected users, and potentially external parties.</w:t>
            </w:r>
          </w:p>
        </w:tc>
      </w:tr>
    </w:tbl>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6.1 Detection and Identification</w:t>
      </w:r>
    </w:p>
    <w:p>
      <w:pPr>
        <w:spacing w:after="80" w:before="80"/>
      </w:pPr>
      <w:r>
        <w:rPr>
          <w:rFonts w:ascii="Arial" w:cs="Arial" w:eastAsia="Arial" w:hAnsi="Arial"/>
          <w:color w:val="000000"/>
          <w:sz w:val="19"/>
          <w:szCs w:val="19"/>
        </w:rPr>
        <w:t xml:space="preserve">Security incidents may be detected through various sources including:</w:t>
      </w:r>
    </w:p>
    <w:p>
      <w:pPr/>
      <w:commentRangeStart w:id="9"/>
      <w:ins w:id="20" w:author="TRACE Document Uplift" w:date="2026-05-11T00:08:11+00:00">
        <w:r>
          <w:t>The IT Security ensures that endpoint Detection &amp; Response (EDR) is deployed across all managed endpoints with real-time alerting to SOC. The Threat Intel function integrates FSISAC and FS-CERT threat intelligence feeds into the SIEM and shares a weekly threat brief with the CISO.</w:t>
        </w:r>
      </w:ins>
      <w:commentRangeEnd w:id="9"/>
      <w:r>
        <w:commentReference w:id="9"/>
      </w:r>
    </w:p>
    <w:p>
      <w:pPr>
        <w:pStyle w:val="ListParagraph"/>
        <w:numPr>
          <w:ilvl w:val="0"/>
          <w:numId w:val="2"/>
        </w:numPr>
        <w:spacing w:after="40" w:before="40"/>
      </w:pPr>
      <w:r>
        <w:rPr>
          <w:rFonts w:ascii="Arial" w:cs="Arial" w:eastAsia="Arial" w:hAnsi="Arial"/>
          <w:sz w:val="19"/>
          <w:szCs w:val="19"/>
        </w:rPr>
        <w:t xml:space="preserve">SIEM alerts and correlation rules</w:t>
      </w:r>
    </w:p>
    <w:p>
      <w:pPr>
        <w:pStyle w:val="ListParagraph"/>
        <w:numPr>
          <w:ilvl w:val="0"/>
          <w:numId w:val="2"/>
        </w:numPr>
        <w:spacing w:after="40" w:before="40"/>
      </w:pPr>
      <w:r>
        <w:rPr>
          <w:rFonts w:ascii="Arial" w:cs="Arial" w:eastAsia="Arial" w:hAnsi="Arial"/>
          <w:sz w:val="19"/>
          <w:szCs w:val="19"/>
        </w:rPr>
        <w:t xml:space="preserve">Endpoint Detection and Response (EDR) alerts</w:t>
      </w:r>
    </w:p>
    <w:p>
      <w:pPr>
        <w:pStyle w:val="ListParagraph"/>
        <w:numPr>
          <w:ilvl w:val="0"/>
          <w:numId w:val="2"/>
        </w:numPr>
        <w:spacing w:after="40" w:before="40"/>
      </w:pPr>
      <w:r>
        <w:rPr>
          <w:rFonts w:ascii="Arial" w:cs="Arial" w:eastAsia="Arial" w:hAnsi="Arial"/>
          <w:sz w:val="19"/>
          <w:szCs w:val="19"/>
        </w:rPr>
        <w:t xml:space="preserve">Reports from employees or customers</w:t>
      </w:r>
    </w:p>
    <w:p>
      <w:pPr>
        <w:pStyle w:val="ListParagraph"/>
        <w:numPr>
          <w:ilvl w:val="0"/>
          <w:numId w:val="2"/>
        </w:numPr>
        <w:spacing w:after="40" w:before="40"/>
      </w:pPr>
      <w:del w:id="3" w:author="TRACE Document Uplift" w:date="2026-05-11T00:08:11+00:00">
        <w:r>
          <w:delText>Threat intelligence feeds</w:delText>
        </w:r>
      </w:del>
      <w:commentRangeStart w:id="1"/>
      <w:ins w:id="4" w:author="TRACE Document Uplift" w:date="2026-05-11T00:08:11+00:00">
        <w:r>
          <w:t>The Security Operations Center integrates FSISAC and FS-CERT threat intelligence feeds within the SIEM to facilitate proactive identification and monitoring of industry-specific security threats.</w:t>
        </w:r>
      </w:ins>
      <w:commentRangeEnd w:id="1"/>
      <w:r>
        <w:commentReference w:id="1"/>
      </w:r>
    </w:p>
    <w:p>
      <w:pPr>
        <w:pStyle w:val="ListParagraph"/>
        <w:numPr>
          <w:ilvl w:val="0"/>
          <w:numId w:val="2"/>
        </w:numPr>
        <w:spacing w:after="40" w:before="40"/>
      </w:pPr>
      <w:r>
        <w:rPr>
          <w:rFonts w:ascii="Arial" w:cs="Arial" w:eastAsia="Arial" w:hAnsi="Arial"/>
          <w:sz w:val="19"/>
          <w:szCs w:val="19"/>
        </w:rPr>
        <w:t xml:space="preserve">External notifications (e.g., from vendors or law enforcement)</w:t>
      </w:r>
    </w:p>
    <w:p>
      <w:pPr>
        <w:spacing w:after="80" w:before="80"/>
      </w:pPr>
      <w:r>
        <w:rPr>
          <w:rFonts w:ascii="Arial" w:cs="Arial" w:eastAsia="Arial" w:hAnsi="Arial"/>
          <w:color w:val="000000"/>
          <w:sz w:val="19"/>
          <w:szCs w:val="19"/>
        </w:rPr>
        <w:t xml:space="preserve">When an alert is received, the SOC analyst should review the available information and determine whether it represents a genuine security incident.</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6.2 Containment</w:t>
      </w:r>
    </w:p>
    <w:p>
      <w:pPr>
        <w:spacing w:after="80" w:before="80"/>
      </w:pPr>
      <w:r>
        <w:rPr>
          <w:rFonts w:ascii="Arial" w:cs="Arial" w:eastAsia="Arial" w:hAnsi="Arial"/>
          <w:color w:val="000000"/>
          <w:sz w:val="19"/>
          <w:szCs w:val="19"/>
        </w:rPr>
        <w:t xml:space="preserve">Once an incident is confirmed, the priority is to contain the threat and prevent it from spreading. Containment actions may include:</w:t>
      </w:r>
    </w:p>
    <w:p>
      <w:pPr>
        <w:pStyle w:val="ListParagraph"/>
        <w:numPr>
          <w:ilvl w:val="0"/>
          <w:numId w:val="2"/>
        </w:numPr>
        <w:spacing w:after="40" w:before="40"/>
      </w:pPr>
      <w:r>
        <w:rPr>
          <w:rFonts w:ascii="Arial" w:cs="Arial" w:eastAsia="Arial" w:hAnsi="Arial"/>
          <w:sz w:val="19"/>
          <w:szCs w:val="19"/>
        </w:rPr>
        <w:t xml:space="preserve">Isolating affected systems from the network</w:t>
      </w:r>
    </w:p>
    <w:p>
      <w:pPr>
        <w:pStyle w:val="ListParagraph"/>
        <w:numPr>
          <w:ilvl w:val="0"/>
          <w:numId w:val="2"/>
        </w:numPr>
        <w:spacing w:after="40" w:before="40"/>
      </w:pPr>
      <w:r>
        <w:rPr>
          <w:rFonts w:ascii="Arial" w:cs="Arial" w:eastAsia="Arial" w:hAnsi="Arial"/>
          <w:sz w:val="19"/>
          <w:szCs w:val="19"/>
        </w:rPr>
        <w:t xml:space="preserve">Disabling compromised user accounts</w:t>
      </w:r>
    </w:p>
    <w:p>
      <w:pPr>
        <w:pStyle w:val="ListParagraph"/>
        <w:numPr>
          <w:ilvl w:val="0"/>
          <w:numId w:val="2"/>
        </w:numPr>
        <w:spacing w:after="40" w:before="40"/>
      </w:pPr>
      <w:r>
        <w:rPr>
          <w:rFonts w:ascii="Arial" w:cs="Arial" w:eastAsia="Arial" w:hAnsi="Arial"/>
          <w:sz w:val="19"/>
          <w:szCs w:val="19"/>
        </w:rPr>
        <w:t xml:space="preserve">Blocking malicious IP addresses or domains at the firewall or proxy</w:t>
      </w:r>
    </w:p>
    <w:p>
      <w:pPr>
        <w:pStyle w:val="ListParagraph"/>
        <w:numPr>
          <w:ilvl w:val="0"/>
          <w:numId w:val="2"/>
        </w:numPr>
        <w:spacing w:after="40" w:before="40"/>
      </w:pPr>
      <w:r>
        <w:rPr>
          <w:rFonts w:ascii="Arial" w:cs="Arial" w:eastAsia="Arial" w:hAnsi="Arial"/>
          <w:sz w:val="19"/>
          <w:szCs w:val="19"/>
        </w:rPr>
        <w:t xml:space="preserve">Suspending affected services if necessary</w:t>
      </w:r>
    </w:p>
    <w:p>
      <w:pPr>
        <w:spacing w:after="80" w:before="80"/>
      </w:pPr>
      <w:r>
        <w:rPr>
          <w:rFonts w:ascii="Arial" w:cs="Arial" w:eastAsia="Arial" w:hAnsi="Arial"/>
          <w:color w:val="000000"/>
          <w:sz w:val="19"/>
          <w:szCs w:val="19"/>
        </w:rPr>
        <w:t xml:space="preserve">The Incident Response Manager should decide which containment actions are appropriate based on the specific circumstances of the incident.</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6.3 Eradication</w:t>
      </w:r>
    </w:p>
    <w:p>
      <w:pPr>
        <w:spacing w:after="80" w:before="80"/>
      </w:pPr>
      <w:r>
        <w:rPr>
          <w:rFonts w:ascii="Arial" w:cs="Arial" w:eastAsia="Arial" w:hAnsi="Arial"/>
          <w:color w:val="000000"/>
          <w:sz w:val="19"/>
          <w:szCs w:val="19"/>
        </w:rPr>
        <w:t xml:space="preserve">After the incident has been contained, the source of the compromise should be identified and removed. This may include:</w:t>
      </w:r>
    </w:p>
    <w:p>
      <w:pPr>
        <w:pStyle w:val="ListParagraph"/>
        <w:numPr>
          <w:ilvl w:val="0"/>
          <w:numId w:val="2"/>
        </w:numPr>
        <w:spacing w:after="40" w:before="40"/>
      </w:pPr>
      <w:r>
        <w:rPr>
          <w:rFonts w:ascii="Arial" w:cs="Arial" w:eastAsia="Arial" w:hAnsi="Arial"/>
          <w:sz w:val="19"/>
          <w:szCs w:val="19"/>
        </w:rPr>
        <w:t xml:space="preserve">Removing malware from affected systems using antivirus or EDR tools</w:t>
      </w:r>
    </w:p>
    <w:p>
      <w:pPr>
        <w:pStyle w:val="ListParagraph"/>
        <w:numPr>
          <w:ilvl w:val="0"/>
          <w:numId w:val="2"/>
        </w:numPr>
        <w:spacing w:after="40" w:before="40"/>
      </w:pPr>
      <w:r>
        <w:rPr>
          <w:rFonts w:ascii="Arial" w:cs="Arial" w:eastAsia="Arial" w:hAnsi="Arial"/>
          <w:sz w:val="19"/>
          <w:szCs w:val="19"/>
        </w:rPr>
        <w:t xml:space="preserve">Revoking and resetting compromised credentials</w:t>
      </w:r>
    </w:p>
    <w:p>
      <w:pPr>
        <w:pStyle w:val="ListParagraph"/>
        <w:numPr>
          <w:ilvl w:val="0"/>
          <w:numId w:val="2"/>
        </w:numPr>
        <w:spacing w:after="40" w:before="40"/>
      </w:pPr>
      <w:del w:id="1" w:author="TRACE Document Uplift" w:date="2026-05-11T00:08:11+00:00">
        <w:r>
          <w:delText>Applying security patches to address the vulnerability exploited</w:delText>
        </w:r>
      </w:del>
      <w:commentRangeStart w:id="0"/>
      <w:ins w:id="2" w:author="TRACE Document Uplift" w:date="2026-05-11T00:08:11+00:00">
        <w:r>
          <w:t>Apply security patches to address the vulnerability exploited, ensuring that emergency patching for vulnerabilities with a CVSS score of 9.0 or higher is completed within 72 hours.</w:t>
        </w:r>
      </w:ins>
      <w:commentRangeEnd w:id="0"/>
      <w:r>
        <w:commentReference w:id="0"/>
      </w:r>
    </w:p>
    <w:p>
      <w:pPr>
        <w:pStyle w:val="ListParagraph"/>
        <w:numPr>
          <w:ilvl w:val="0"/>
          <w:numId w:val="2"/>
        </w:numPr>
        <w:spacing w:after="40" w:before="40"/>
      </w:pPr>
      <w:r>
        <w:rPr>
          <w:rFonts w:ascii="Arial" w:cs="Arial" w:eastAsia="Arial" w:hAnsi="Arial"/>
          <w:sz w:val="19"/>
          <w:szCs w:val="19"/>
        </w:rPr>
        <w:t xml:space="preserve">Reviewing and strengthening access controls</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6.4 Recovery</w:t>
      </w:r>
    </w:p>
    <w:p>
      <w:pPr>
        <w:spacing w:after="80" w:before="80"/>
      </w:pPr>
      <w:r>
        <w:rPr>
          <w:rFonts w:ascii="Arial" w:cs="Arial" w:eastAsia="Arial" w:hAnsi="Arial"/>
          <w:color w:val="000000"/>
          <w:sz w:val="19"/>
          <w:szCs w:val="19"/>
        </w:rPr>
        <w:t xml:space="preserve">Systems should be restored to normal operation only after the threat has been fully eradicated. Before bringing systems back online, the team should verify that:</w:t>
      </w:r>
    </w:p>
    <w:p>
      <w:pPr>
        <w:pStyle w:val="ListParagraph"/>
        <w:numPr>
          <w:ilvl w:val="0"/>
          <w:numId w:val="2"/>
        </w:numPr>
        <w:spacing w:after="40" w:before="40"/>
      </w:pPr>
      <w:r>
        <w:rPr>
          <w:rFonts w:ascii="Arial" w:cs="Arial" w:eastAsia="Arial" w:hAnsi="Arial"/>
          <w:sz w:val="19"/>
          <w:szCs w:val="19"/>
        </w:rPr>
        <w:t xml:space="preserve">All malware or malicious artefacts have been removed</w:t>
      </w:r>
    </w:p>
    <w:p>
      <w:pPr>
        <w:pStyle w:val="ListParagraph"/>
        <w:numPr>
          <w:ilvl w:val="0"/>
          <w:numId w:val="2"/>
        </w:numPr>
        <w:spacing w:after="40" w:before="40"/>
      </w:pPr>
      <w:r>
        <w:rPr>
          <w:rFonts w:ascii="Arial" w:cs="Arial" w:eastAsia="Arial" w:hAnsi="Arial"/>
          <w:sz w:val="19"/>
          <w:szCs w:val="19"/>
        </w:rPr>
        <w:t xml:space="preserve">Patching has been applied where relevant</w:t>
      </w:r>
    </w:p>
    <w:p>
      <w:pPr>
        <w:pStyle w:val="ListParagraph"/>
        <w:numPr>
          <w:ilvl w:val="0"/>
          <w:numId w:val="2"/>
        </w:numPr>
        <w:spacing w:after="40" w:before="40"/>
      </w:pPr>
      <w:r>
        <w:rPr>
          <w:rFonts w:ascii="Arial" w:cs="Arial" w:eastAsia="Arial" w:hAnsi="Arial"/>
          <w:sz w:val="19"/>
          <w:szCs w:val="19"/>
        </w:rPr>
        <w:t xml:space="preserve">Access controls have been reviewed and tightened</w:t>
      </w:r>
    </w:p>
    <w:p>
      <w:pPr>
        <w:spacing w:after="80" w:before="80"/>
      </w:pPr>
      <w:r>
        <w:rPr>
          <w:rFonts w:ascii="Arial" w:cs="Arial" w:eastAsia="Arial" w:hAnsi="Arial"/>
          <w:color w:val="000000"/>
          <w:sz w:val="19"/>
          <w:szCs w:val="19"/>
        </w:rPr>
        <w:t xml:space="preserve">Systems should be monitored closely for a period following recovery to detect any signs of re-compromise.</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7. Communication and Escalation</w:t>
      </w:r>
    </w:p>
    <w:p>
      <w:pPr>
        <w:spacing w:after="80" w:before="80"/>
      </w:pPr>
      <w:r>
        <w:rPr>
          <w:rFonts w:ascii="Arial" w:cs="Arial" w:eastAsia="Arial" w:hAnsi="Arial"/>
          <w:color w:val="000000"/>
          <w:sz w:val="19"/>
          <w:szCs w:val="19"/>
        </w:rPr>
        <w:t xml:space="preserve">Communication during an incident is important. The Incident Response Manager is responsible for keeping relevant stakeholders informed.</w:t>
      </w:r>
    </w:p>
    <w:p>
      <w:pPr>
        <w:pStyle w:val="Heading2"/>
        <w:spacing w:after="80" w:before="200"/>
      </w:pPr>
      <w:r>
        <w:rPr>
          <w:rFonts w:ascii="Arial" w:cs="Arial" w:eastAsia="Arial" w:hAnsi="Arial"/>
          <w:b/>
          <w:bCs/>
          <w:color w:val="2E5FA3"/>
          <w:sz w:val="22"/>
          <w:szCs w:val="22"/>
        </w:rPr>
        <w:t xml:space="preserve">7.1 Internal Communication</w:t>
      </w:r>
    </w:p>
    <w:p>
      <w:pPr>
        <w:spacing w:after="80" w:before="80"/>
      </w:pPr>
      <w:r>
        <w:rPr>
          <w:rFonts w:ascii="Arial" w:cs="Arial" w:eastAsia="Arial" w:hAnsi="Arial"/>
          <w:color w:val="000000"/>
          <w:sz w:val="19"/>
          <w:szCs w:val="19"/>
        </w:rPr>
        <w:t xml:space="preserve">The following stakeholders should be notified as appropriate during an incident:</w:t>
      </w:r>
    </w:p>
    <w:p>
      <w:pPr>
        <w:pStyle w:val="ListParagraph"/>
        <w:numPr>
          <w:ilvl w:val="0"/>
          <w:numId w:val="2"/>
        </w:numPr>
        <w:spacing w:after="40" w:before="40"/>
      </w:pPr>
      <w:r>
        <w:rPr>
          <w:rFonts w:ascii="Arial" w:cs="Arial" w:eastAsia="Arial" w:hAnsi="Arial"/>
          <w:sz w:val="19"/>
          <w:szCs w:val="19"/>
        </w:rPr>
        <w:t xml:space="preserve">CISO — should be informed of significant incidents promptly</w:t>
      </w:r>
    </w:p>
    <w:p>
      <w:pPr>
        <w:pStyle w:val="ListParagraph"/>
        <w:numPr>
          <w:ilvl w:val="0"/>
          <w:numId w:val="2"/>
        </w:numPr>
        <w:spacing w:after="40" w:before="40"/>
      </w:pPr>
      <w:r>
        <w:rPr>
          <w:rFonts w:ascii="Arial" w:cs="Arial" w:eastAsia="Arial" w:hAnsi="Arial"/>
          <w:sz w:val="19"/>
          <w:szCs w:val="19"/>
        </w:rPr>
        <w:t xml:space="preserve">Senior management — to be notified if the incident has a material business impact</w:t>
      </w:r>
    </w:p>
    <w:p>
      <w:pPr>
        <w:pStyle w:val="ListParagraph"/>
        <w:numPr>
          <w:ilvl w:val="0"/>
          <w:numId w:val="2"/>
        </w:numPr>
        <w:spacing w:after="40" w:before="40"/>
      </w:pPr>
      <w:r>
        <w:rPr>
          <w:rFonts w:ascii="Arial" w:cs="Arial" w:eastAsia="Arial" w:hAnsi="Arial"/>
          <w:sz w:val="19"/>
          <w:szCs w:val="19"/>
        </w:rPr>
        <w:t xml:space="preserve">Affected business units — to be kept informed of progress and recovery timelines</w:t>
      </w:r>
    </w:p>
    <w:p>
      <w:pPr>
        <w:pStyle w:val="ListParagraph"/>
        <w:numPr>
          <w:ilvl w:val="0"/>
          <w:numId w:val="2"/>
        </w:numPr>
        <w:spacing w:after="40" w:before="40"/>
      </w:pPr>
      <w:r>
        <w:rPr>
          <w:rFonts w:ascii="Arial" w:cs="Arial" w:eastAsia="Arial" w:hAnsi="Arial"/>
          <w:sz w:val="19"/>
          <w:szCs w:val="19"/>
        </w:rPr>
        <w:t xml:space="preserve">HR — if an employee is involved</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7.2 External Communication</w:t>
      </w:r>
    </w:p>
    <w:p>
      <w:pPr>
        <w:spacing w:after="80" w:before="80"/>
      </w:pPr>
      <w:r>
        <w:rPr>
          <w:rFonts w:ascii="Arial" w:cs="Arial" w:eastAsia="Arial" w:hAnsi="Arial"/>
          <w:color w:val="000000"/>
          <w:sz w:val="19"/>
          <w:szCs w:val="19"/>
        </w:rPr>
        <w:t xml:space="preserve">External communication should be managed carefully and approved by senior management before release.</w:t>
      </w:r>
    </w:p>
    <w:p>
      <w:pPr>
        <w:pStyle w:val="ListParagraph"/>
        <w:numPr>
          <w:ilvl w:val="0"/>
          <w:numId w:val="2"/>
        </w:numPr>
        <w:spacing w:after="40" w:before="40"/>
      </w:pPr>
      <w:r>
        <w:rPr>
          <w:rFonts w:ascii="Arial" w:cs="Arial" w:eastAsia="Arial" w:hAnsi="Arial"/>
          <w:sz w:val="19"/>
          <w:szCs w:val="19"/>
        </w:rPr>
        <w:t xml:space="preserve">Customer notifications — if customer data has been compromised, customers may need to be informed</w:t>
      </w:r>
    </w:p>
    <w:p>
      <w:pPr>
        <w:pStyle w:val="ListParagraph"/>
        <w:numPr>
          <w:ilvl w:val="0"/>
          <w:numId w:val="2"/>
        </w:numPr>
        <w:spacing w:after="40" w:before="40"/>
      </w:pPr>
      <w:r>
        <w:rPr>
          <w:rFonts w:ascii="Arial" w:cs="Arial" w:eastAsia="Arial" w:hAnsi="Arial"/>
          <w:sz w:val="19"/>
          <w:szCs w:val="19"/>
        </w:rPr>
        <w:t xml:space="preserve">Media inquiries — all media inquiries should be directed to the Communications team</w:t>
      </w:r>
    </w:p>
    <w:p>
      <w:pPr>
        <w:pStyle w:val="ListParagraph"/>
        <w:numPr>
          <w:ilvl w:val="0"/>
          <w:numId w:val="2"/>
        </w:numPr>
        <w:spacing w:after="40" w:before="40"/>
      </w:pPr>
      <w:del w:id="9" w:author="TRACE Document Uplift" w:date="2026-05-11T00:08:11+00:00">
        <w:r>
          <w:delText>Law enforcement — the Legal team will advise if law enforcement involvement is required</w:delText>
        </w:r>
      </w:del>
      <w:commentRangeStart w:id="4"/>
      <w:ins w:id="10" w:author="TRACE Document Uplift" w:date="2026-05-11T00:08:11+00:00">
        <w:r>
          <w:t>The Legal and Compliance team will advise if law enforcement involvement is required and ensure that mandatory reporting to the RBI is completed in accordance with the CSF requirements and timelines.</w:t>
        </w:r>
      </w:ins>
      <w:commentRangeEnd w:id="4"/>
      <w:r>
        <w:commentReference w:id="4"/>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8. Documentation and Evidence</w:t>
      </w:r>
    </w:p>
    <w:p>
      <w:pPr>
        <w:spacing w:after="80" w:before="80"/>
      </w:pPr>
      <w:r>
        <w:rPr>
          <w:rFonts w:ascii="Arial" w:cs="Arial" w:eastAsia="Arial" w:hAnsi="Arial"/>
          <w:color w:val="000000"/>
          <w:sz w:val="19"/>
          <w:szCs w:val="19"/>
        </w:rPr>
        <w:t xml:space="preserve">All incidents should be documented in the incident tracking system. The following information should be recorded:</w:t>
      </w:r>
    </w:p>
    <w:p>
      <w:pPr>
        <w:pStyle w:val="ListParagraph"/>
        <w:numPr>
          <w:ilvl w:val="0"/>
          <w:numId w:val="2"/>
        </w:numPr>
        <w:spacing w:after="40" w:before="40"/>
      </w:pPr>
      <w:r>
        <w:rPr>
          <w:rFonts w:ascii="Arial" w:cs="Arial" w:eastAsia="Arial" w:hAnsi="Arial"/>
          <w:sz w:val="19"/>
          <w:szCs w:val="19"/>
        </w:rPr>
        <w:t xml:space="preserve">Date and time the incident was detected</w:t>
      </w:r>
    </w:p>
    <w:p>
      <w:pPr>
        <w:pStyle w:val="ListParagraph"/>
        <w:numPr>
          <w:ilvl w:val="0"/>
          <w:numId w:val="2"/>
        </w:numPr>
        <w:spacing w:after="40" w:before="40"/>
      </w:pPr>
      <w:r>
        <w:rPr>
          <w:rFonts w:ascii="Arial" w:cs="Arial" w:eastAsia="Arial" w:hAnsi="Arial"/>
          <w:sz w:val="19"/>
          <w:szCs w:val="19"/>
        </w:rPr>
        <w:t xml:space="preserve">Nature of the incident</w:t>
      </w:r>
    </w:p>
    <w:p>
      <w:pPr>
        <w:pStyle w:val="ListParagraph"/>
      </w:pPr>
      <w:commentRangeStart w:id="8"/>
      <w:ins w:id="18" w:author="TRACE Document Uplift" w:date="2026-05-11T00:08:11+00:00">
        <w:r>
          <w:t>The Incident Response Manager coordinates a hand-off to Security Architecture, the accountable owner of control CC-017, to notify internal and external stakeholders including the CISO, Management, and Legal.</w:t>
        </w:r>
      </w:ins>
      <w:commentRangeEnd w:id="8"/>
      <w:r>
        <w:commentReference w:id="8"/>
      </w:r>
    </w:p>
    <w:p>
      <w:pPr>
        <w:pStyle w:val="ListParagraph"/>
        <w:numPr>
          <w:ilvl w:val="0"/>
          <w:numId w:val="2"/>
        </w:numPr>
        <w:spacing w:after="40" w:before="40"/>
      </w:pPr>
      <w:del w:id="15" w:author="TRACE Document Uplift" w:date="2026-05-11T00:08:11+00:00">
        <w:r>
          <w:delText>Systems and data affected</w:delText>
        </w:r>
      </w:del>
      <w:commentRangeStart w:id="7"/>
      <w:ins w:id="16" w:author="TRACE Document Uplift" w:date="2026-05-11T00:08:11+00:00">
        <w:r>
          <w:t>The IT / BCP Team assumes ownership of control CC-013 following a formal hand-off from IT Operations to restore affected systems and services to normal operations from clean backups.</w:t>
        </w:r>
      </w:ins>
      <w:commentRangeEnd w:id="7"/>
      <w:r>
        <w:commentReference w:id="7"/>
      </w:r>
    </w:p>
    <w:p>
      <w:pPr>
        <w:pStyle w:val="ListParagraph"/>
        <w:numPr>
          <w:ilvl w:val="0"/>
          <w:numId w:val="2"/>
        </w:numPr>
        <w:spacing w:after="40" w:before="40"/>
      </w:pPr>
      <w:r>
        <w:rPr>
          <w:rFonts w:ascii="Arial" w:cs="Arial" w:eastAsia="Arial" w:hAnsi="Arial"/>
          <w:sz w:val="19"/>
          <w:szCs w:val="19"/>
        </w:rPr>
        <w:t xml:space="preserve">Actions taken during response</w:t>
      </w:r>
    </w:p>
    <w:p>
      <w:pPr>
        <w:pStyle w:val="ListParagraph"/>
        <w:numPr>
          <w:ilvl w:val="0"/>
          <w:numId w:val="2"/>
        </w:numPr>
        <w:spacing w:after="40" w:before="40"/>
      </w:pPr>
      <w:r>
        <w:rPr>
          <w:rFonts w:ascii="Arial" w:cs="Arial" w:eastAsia="Arial" w:hAnsi="Arial"/>
          <w:sz w:val="19"/>
          <w:szCs w:val="19"/>
        </w:rPr>
        <w:t xml:space="preserve">Outcome and resolution</w:t>
      </w:r>
    </w:p>
    <w:p>
      <w:pPr>
        <w:spacing w:after="80" w:before="80"/>
      </w:pPr>
      <w:r>
        <w:rPr>
          <w:rFonts w:ascii="Arial" w:cs="Arial" w:eastAsia="Arial" w:hAnsi="Arial"/>
          <w:color w:val="000000"/>
          <w:sz w:val="19"/>
          <w:szCs w:val="19"/>
        </w:rPr>
        <w:t xml:space="preserve">Documentation should be completed as soon as practicable after the incident is resolved.</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9. Training and Awareness</w:t>
      </w:r>
    </w:p>
    <w:p>
      <w:pPr>
        <w:spacing w:after="80" w:before="80"/>
      </w:pPr>
      <w:r>
        <w:rPr>
          <w:rFonts w:ascii="Arial" w:cs="Arial" w:eastAsia="Arial" w:hAnsi="Arial"/>
          <w:color w:val="000000"/>
          <w:sz w:val="19"/>
          <w:szCs w:val="19"/>
        </w:rPr>
        <w:t xml:space="preserve">All IT security staff should be familiar with this SOP. Annual security awareness training is conducted for all employees.</w:t>
      </w:r>
    </w:p>
    <w:p>
      <w:pPr>
        <w:spacing w:after="80" w:before="80"/>
      </w:pPr>
      <w:r>
        <w:rPr>
          <w:rFonts w:ascii="Arial" w:cs="Arial" w:eastAsia="Arial" w:hAnsi="Arial"/>
          <w:color w:val="000000"/>
          <w:sz w:val="19"/>
          <w:szCs w:val="19"/>
        </w:rPr>
        <w:t xml:space="preserve">Tabletop exercises and simulations may be conducted periodically to test the bank's incident response readiness.</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10. Document Review</w:t>
      </w:r>
    </w:p>
    <w:p>
      <w:pPr>
        <w:spacing w:after="80" w:before="80"/>
      </w:pPr>
      <w:r>
        <w:rPr>
          <w:rFonts w:ascii="Arial" w:cs="Arial" w:eastAsia="Arial" w:hAnsi="Arial"/>
          <w:color w:val="000000"/>
          <w:sz w:val="19"/>
          <w:szCs w:val="19"/>
        </w:rPr>
        <w:t xml:space="preserve">This SOP should be reviewed and updated periodically, or following a significant security incident. The IT Security team is responsible for maintaining this document.</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Appendix A – Contact List</w:t>
      </w:r>
    </w:p>
    <w:p>
      <w:pPr>
        <w:spacing w:after="80" w:before="80"/>
      </w:pPr>
      <w:r>
        <w:rPr>
          <w:rFonts w:ascii="Arial" w:cs="Arial" w:eastAsia="Arial" w:hAnsi="Arial"/>
          <w:color w:val="000000"/>
          <w:sz w:val="19"/>
          <w:szCs w:val="19"/>
        </w:rPr>
        <w:t xml:space="preserve">In the event of an incident, the following contacts should be notified as appropriate. This list should be maintained and kept up to date by the IT Security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Contact</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CISO</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Security Head</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Head of IT Operations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Chief Compliance Officer</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Legal Counsel</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bl>
    <w:p>
      <w:r>
        <w:rPr>
          <w:rFonts w:ascii="Arial" w:cs="Arial" w:eastAsia="Arial" w:hAnsi="Arial"/>
          <w:sz w:val="19"/>
          <w:szCs w:val="19"/>
        </w:rPr>
        <w:t xml:space="preserve"/>
      </w:r>
    </w:p>
    <w:p>
      <w:commentRangeStart w:id="6"/>
      <w:ins w:id="14" w:author="TRACE Document Uplift" w:date="2026-05-11T00:08:11+00:00">
        <w:r>
          <w:t>IT Operations, as the accountable owner for control CC-007, applies security patches to address exploited vulnerabilities and executes a formal hand-off to the security team for validation.</w:t>
        </w:r>
      </w:ins>
      <w:commentRangeEnd w:id="6"/>
      <w:r>
        <w:commentReference w:id="6"/>
      </w:r>
    </w:p>
    <w:sectPr>
      <w:pgSz w:w="12240" w:h="15840" w:orient="portrait"/>
      <w:pgMar w:top="1440" w:right="1259" w:bottom="1440" w:left="1259" w:header="708" w:footer="708" w:gutter="0"/>
      <w:pgNumType/>
      <w:docGrid w:linePitch="360"/>
    </w:sectPr>
  </w:body>
</w:document>
</file>

<file path=word/comments.xml><?xml version="1.0" encoding="utf-8"?>
<w:comments xmlns:w="http://schemas.openxmlformats.org/wordprocessingml/2006/main">
  <w:comment w:id="0" w:author="TRACE Document Uplift" w:date="2026-05-11T00:08:11+00:00">
    <w:p>
      <w:r>
        <w:t>Define Specific Patching Timelines for Eradication. Why this was suggested: Section 6.3 mentions applying security patches but lacks the specific urgency required by the bank's risk controls for high-severity vulnerabilities. Source document(s): cyber_rcm.xlsx.</w:t>
      </w:r>
    </w:p>
  </w:comment>
  <w:comment w:id="1" w:author="TRACE Document Uplift" w:date="2026-05-11T00:08:11+00:00">
    <w:p>
      <w:r>
        <w:t>Integrate Specific Threat Intelligence Sources. Why this was suggested: Section 6.1 lists 'Threat intelligence feeds' generally, but the bank specifically integrates FSISAC and FS-CERT feeds which should be used during detection. Source document(s): cyber_rcm.xlsx.</w:t>
      </w:r>
    </w:p>
  </w:comment>
  <w:comment w:id="2" w:author="TRACE Document Uplift" w:date="2026-05-11T00:08:11+00:00">
    <w:p>
      <w:r>
        <w:t>Incorporate Immutable Backups in Recovery Phase. Why this was suggested: Section 6.4 and 7 do not specify the use of immutable backups, which is a key control (CC-013) for ensuring recovery integrity during a cyber incident. Source document(s): cyber_rcm.xlsx.</w:t>
      </w:r>
    </w:p>
  </w:comment>
  <w:comment w:id="3" w:author="TRACE Document Uplift" w:date="2026-05-11T00:08:11+00:00">
    <w:p>
      <w:r>
        <w:t>Define Incident Classification Tiers. Why this was suggested: Section 5 mentions classifying incidents based on impact but fails to define the actual categories (e.g., P1, P2, P3) or the specific escalation thresholds for each. Source document(s): cyber_ir_sop.docx.</w:t>
      </w:r>
    </w:p>
  </w:comment>
  <w:comment w:id="4" w:author="TRACE Document Uplift" w:date="2026-05-11T00:08:11+00:00">
    <w:p>
      <w:r>
        <w:t>Include RBI Reporting Requirements. Why this was suggested: The SOP mentions external communication with law enforcement but lacks the specific regulatory reporting obligation to the RBI mentioned in the Risk &amp; Controls Matrix. Source document(s): cyber_rcm.xlsx.</w:t>
      </w:r>
    </w:p>
  </w:comment>
  <w:comment w:id="5" w:author="TRACE Document Uplift" w:date="2026-05-11T00:08:11+00:00">
    <w:p>
      <w:r>
        <w:t>Clarify SOC vs. IT Security Team Roles. Why this was suggested: The roles 'IT Security Team' and 'SOC' are used interchangeably in the table and text, which may lead to confusion during a high-pressure incident. Source document(s): cyber_ir_sop.docx.</w:t>
      </w:r>
    </w:p>
  </w:comment>
  <w:comment w:id="6" w:author="TRACE Document Uplift" w:date="2026-05-11T00:08:11+00:00">
    <w:p>
      <w:r>
        <w:t>Resolve owner conflict for CC-007. Why this was suggested: The SOP step assigns ownership to IT Operations, while the RCM lists IT Ops for control CC-007. This is suggested because SOP and RCM ownership must align before the control can be tested consistently. Source document(s): cyber_ir_sop.docx; cyber_rcm.xlsx - Risk &amp; Controls Matrix row 8.</w:t>
      </w:r>
    </w:p>
  </w:comment>
  <w:comment w:id="7" w:author="TRACE Document Uplift" w:date="2026-05-11T00:08:11+00:00">
    <w:p>
      <w:r>
        <w:t>Resolve owner conflict for CC-013. Why this was suggested: The SOP step assigns ownership to IT Operations, while the RCM lists IT / BCP Team for control CC-013. This is suggested because SOP and RCM ownership must align before the control can be tested consistently. Source document(s): cyber_ir_sop.docx; cyber_rcm.xlsx - Risk &amp; Controls Matrix row 14.</w:t>
      </w:r>
    </w:p>
  </w:comment>
  <w:comment w:id="8" w:author="TRACE Document Uplift" w:date="2026-05-11T00:08:11+00:00">
    <w:p>
      <w:r>
        <w:t>Resolve owner conflict for CC-017. Why this was suggested: The SOP step assigns ownership to Incident Response Manager, while the RCM lists Security Architecture for control CC-017. This is suggested because SOP and RCM ownership must align before the control can be tested consistently. Source document(s): cyber_ir_sop.docx; cyber_rcm.xlsx - Risk &amp; Controls Matrix row 18.</w:t>
      </w:r>
    </w:p>
  </w:comment>
  <w:comment w:id="9" w:author="TRACE Document Uplift" w:date="2026-05-11T00:08:11+00:00">
    <w:p>
      <w:r>
        <w:t>Combined procedure step updates. Target: Procedure update; Why this was suggested: Add the missing activity to the process narrative. Source document(s): cyber_ir_sop.docx; cyber_rcm.xlsx - Risk &amp; Controls Matrix row 2; cyber_rcm.xlsx - Risk &amp; Controls Matrix row 20.</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2026-05-07T21:05:09.886Z</dcterms:created>
  <dcterms:modified xsi:type="dcterms:W3CDTF">2026-05-07T21:05:09.899Z</dcterms:modified>
</cp:coreProperties>
</file>

<file path=docProps/custom.xml><?xml version="1.0" encoding="utf-8"?>
<Properties xmlns="http://schemas.openxmlformats.org/officeDocument/2006/custom-properties" xmlns:vt="http://schemas.openxmlformats.org/officeDocument/2006/docPropsVTypes"/>
</file>