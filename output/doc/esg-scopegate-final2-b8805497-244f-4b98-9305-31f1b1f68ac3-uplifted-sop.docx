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Arial" w:cs="Arial" w:eastAsia="Arial" w:hAnsi="Arial"/>
          <w:b/>
          <w:bCs/>
          <w:color w:val="006B3C"/>
          <w:sz w:val="36"/>
          <w:szCs w:val="36"/>
        </w:rPr>
        <w:t xml:space="preserve">ESG RISK MONITORING AND REPORTING</w:t>
      </w:r>
    </w:p>
    <w:p>
      <w:pPr/>
      <w:commentRangeStart w:id="8"/>
      <w:ins w:id="18" w:author="TRACE Document Uplift" w:date="2026-05-10T23:03:00+00:00">
        <w:r>
          <w:t>Deviations regarding the 'Number of confirmed data privacy incidents / year' metric are identified through the routine monitoring and monthly reporting of the incident management log. A deviation is defined by the breach of the established annual incident threshold. Upon identification, the Data Privacy Officer (DPO) is responsible for escalating the deviation to the Compliance Committee within three (3) business days. Remediation efforts, including a comprehensive root cause analysis and the implementation of corrective actions, must be initiated by the DPO within ten (10) business days. All remediation activities must be evidenced by documented CAPA (Corrective and Preventive Action) reports and updated risk assessments. The DPO serves as the process owner, ensuring all remediation is completed within the designated timeframe.</w:t>
        </w:r>
      </w:ins>
      <w:commentRangeEnd w:id="8"/>
      <w:r>
        <w:commentReference w:id="8"/>
      </w:r>
    </w:p>
    <w:p>
      <w:pPr>
        <w:spacing w:after="480" w:before="0"/>
        <w:jc w:val="center"/>
      </w:pPr>
      <w:r>
        <w:rPr>
          <w:rFonts w:ascii="Arial" w:cs="Arial" w:eastAsia="Arial" w:hAnsi="Arial"/>
          <w:color w:val="2E5FA3"/>
          <w:sz w:val="28"/>
          <w:szCs w:val="28"/>
        </w:rPr>
        <w:t xml:space="preserve">Standard Operating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Document Title</w:t>
            </w:r>
          </w:p>
        </w:tc>
        <w:tc>
          <w:tcPr>
            <w:tcW w:type="dxa" w:w="636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tcPr>
          <w:p>
            <w:r>
              <w:rPr>
                <w:rFonts w:ascii="Arial" w:cs="Arial" w:eastAsia="Arial" w:hAnsi="Arial"/>
                <w:b/>
                <w:bCs/>
                <w:color w:val="000000"/>
                <w:sz w:val="18"/>
                <w:szCs w:val="18"/>
              </w:rPr>
              <w:t xml:space="preserve">ESG Risk Monitoring and Reporting Standard Operating Procedure</w:t>
            </w:r>
          </w:p>
        </w:tc>
      </w:tr>
      <w:tr>
        <w:tc>
          <w:tcPr>
            <w:tcW w:type="dxa" w:w="30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Document ID</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SOP-ESG-002</w:t>
            </w:r>
          </w:p>
        </w:tc>
      </w:tr>
      <w:tr>
        <w:tc>
          <w:tcPr>
            <w:tcW w:type="dxa" w:w="30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1.1</w:t>
            </w:r>
          </w:p>
        </w:tc>
      </w:tr>
      <w:tr>
        <w:tc>
          <w:tcPr>
            <w:tcW w:type="dxa" w:w="30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Prepared By</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Sustainability / ESG Team</w:t>
            </w:r>
          </w:p>
        </w:tc>
      </w:tr>
      <w:tr>
        <w:tc>
          <w:tcPr>
            <w:tcW w:type="dxa" w:w="30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Reviewed By</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CFO</w:t>
            </w:r>
          </w:p>
        </w:tc>
      </w:tr>
      <w:tr>
        <w:tc>
          <w:tcPr>
            <w:tcW w:type="dxa" w:w="30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April 2024</w:t>
            </w:r>
          </w:p>
        </w:tc>
      </w:tr>
      <w:tr>
        <w:tc>
          <w:tcPr>
            <w:tcW w:type="dxa" w:w="30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Active</w:t>
            </w:r>
          </w:p>
        </w:tc>
      </w:tr>
    </w:tbl>
    <w:p>
      <w:r>
        <w:rPr>
          <w:rFonts w:ascii="Arial" w:cs="Arial" w:eastAsia="Arial" w:hAnsi="Arial"/>
          <w:sz w:val="19"/>
          <w:szCs w:val="19"/>
        </w:rPr>
        <w:t xml:space="preserve"/>
      </w:r>
    </w:p>
    <w:p>
      <w:r>
        <w:rPr>
          <w:rFonts w:ascii="Arial" w:cs="Arial" w:eastAsia="Arial" w:hAnsi="Arial"/>
          <w:sz w:val="19"/>
          <w:szCs w:val="19"/>
        </w:rPr>
        <w:t xml:space="preserve"/>
      </w:r>
    </w:p>
    <w:p>
      <w:pPr>
        <w:pStyle w:val="Heading1"/>
        <w:spacing w:after="120" w:before="240"/>
      </w:pPr>
      <w:r>
        <w:rPr>
          <w:rFonts w:ascii="Arial" w:cs="Arial" w:eastAsia="Arial" w:hAnsi="Arial"/>
          <w:b/>
          <w:bCs/>
          <w:color w:val="006B3C"/>
          <w:sz w:val="28"/>
          <w:szCs w:val="28"/>
        </w:rPr>
        <w:t xml:space="preserve">1. Purpose</w:t>
      </w:r>
    </w:p>
    <w:p>
      <w:pPr>
        <w:spacing w:after="80" w:before="80"/>
      </w:pPr>
      <w:r>
        <w:rPr>
          <w:rFonts w:ascii="Arial" w:cs="Arial" w:eastAsia="Arial" w:hAnsi="Arial"/>
          <w:sz w:val="19"/>
          <w:szCs w:val="19"/>
        </w:rPr>
        <w:t xml:space="preserve">This Standard Operating Procedure (SOP) defines the process for collecting, monitoring, reporting, and managing deviations in Environmental, Social, and Governance (ESG) data and metrics at the bank.</w:t>
      </w:r>
    </w:p>
    <w:p>
      <w:pPr>
        <w:spacing w:after="80" w:before="80"/>
      </w:pPr>
      <w:r>
        <w:rPr>
          <w:rFonts w:ascii="Arial" w:cs="Arial" w:eastAsia="Arial" w:hAnsi="Arial"/>
          <w:sz w:val="19"/>
          <w:szCs w:val="19"/>
        </w:rPr>
        <w:t xml:space="preserve">The objective is to ensure that ESG information reported internally and externally is accurate, complete, and consistent, and that material deviations from targets are identified and managed in a timely manner.</w:t>
      </w:r>
    </w:p>
    <w:p>
      <w:r>
        <w:rPr>
          <w:rFonts w:ascii="Arial" w:cs="Arial" w:eastAsia="Arial" w:hAnsi="Arial"/>
          <w:sz w:val="19"/>
          <w:szCs w:val="19"/>
        </w:rPr>
        <w:t xml:space="preserve"/>
      </w:r>
    </w:p>
    <w:p>
      <w:pPr>
        <w:pStyle w:val="Heading1"/>
        <w:spacing w:after="120" w:before="240"/>
      </w:pPr>
      <w:r>
        <w:rPr>
          <w:rFonts w:ascii="Arial" w:cs="Arial" w:eastAsia="Arial" w:hAnsi="Arial"/>
          <w:b/>
          <w:bCs/>
          <w:color w:val="006B3C"/>
          <w:sz w:val="28"/>
          <w:szCs w:val="28"/>
        </w:rPr>
        <w:t xml:space="preserve">2. Scope</w:t>
      </w:r>
    </w:p>
    <w:p>
      <w:pPr>
        <w:spacing w:after="80" w:before="80"/>
      </w:pPr>
      <w:r>
        <w:rPr>
          <w:rFonts w:ascii="Arial" w:cs="Arial" w:eastAsia="Arial" w:hAnsi="Arial"/>
          <w:sz w:val="19"/>
          <w:szCs w:val="19"/>
        </w:rPr>
        <w:t xml:space="preserve">This SOP applies to all ESG data collected and reported by the bank, covering Environmental, Social, and Governance metrics. It is applicable to:</w:t>
      </w:r>
    </w:p>
    <w:p>
      <w:pPr>
        <w:pStyle w:val="ListParagraph"/>
        <w:numPr>
          <w:ilvl w:val="0"/>
          <w:numId w:val="2"/>
        </w:numPr>
        <w:spacing w:after="40" w:before="40"/>
      </w:pPr>
      <w:r>
        <w:rPr>
          <w:rFonts w:ascii="Arial" w:cs="Arial" w:eastAsia="Arial" w:hAnsi="Arial"/>
          <w:sz w:val="19"/>
          <w:szCs w:val="19"/>
        </w:rPr>
        <w:t xml:space="preserve">The corporate sustainability / ESG team</w:t>
      </w:r>
    </w:p>
    <w:p>
      <w:pPr>
        <w:pStyle w:val="ListParagraph"/>
        <w:numPr>
          <w:ilvl w:val="0"/>
          <w:numId w:val="2"/>
        </w:numPr>
        <w:spacing w:after="40" w:before="40"/>
      </w:pPr>
      <w:r>
        <w:rPr>
          <w:rFonts w:ascii="Arial" w:cs="Arial" w:eastAsia="Arial" w:hAnsi="Arial"/>
          <w:sz w:val="19"/>
          <w:szCs w:val="19"/>
        </w:rPr>
        <w:t xml:space="preserve">Finance, HR, Facilities, IT, and other functions that contribute ESG data</w:t>
      </w:r>
    </w:p>
    <w:p>
      <w:pPr>
        <w:pStyle w:val="ListParagraph"/>
        <w:numPr>
          <w:ilvl w:val="0"/>
          <w:numId w:val="2"/>
        </w:numPr>
        <w:spacing w:after="40" w:before="40"/>
      </w:pPr>
      <w:r>
        <w:rPr>
          <w:rFonts w:ascii="Arial" w:cs="Arial" w:eastAsia="Arial" w:hAnsi="Arial"/>
          <w:sz w:val="19"/>
          <w:szCs w:val="19"/>
        </w:rPr>
        <w:t xml:space="preserve">Internal reporting to senior management and the board</w:t>
      </w:r>
    </w:p>
    <w:p>
      <w:pPr>
        <w:pStyle w:val="ListParagraph"/>
        <w:numPr>
          <w:ilvl w:val="0"/>
          <w:numId w:val="2"/>
        </w:numPr>
        <w:spacing w:after="40" w:before="40"/>
      </w:pPr>
      <w:r>
        <w:rPr>
          <w:rFonts w:ascii="Arial" w:cs="Arial" w:eastAsia="Arial" w:hAnsi="Arial"/>
          <w:sz w:val="19"/>
          <w:szCs w:val="19"/>
        </w:rPr>
        <w:t xml:space="preserve">External reporting including the annual BRSR disclosure and sustainability report</w:t>
      </w:r>
    </w:p>
    <w:p>
      <w:pPr>
        <w:spacing w:after="80" w:before="80"/>
      </w:pPr>
      <w:r>
        <w:rPr>
          <w:rFonts w:ascii="Arial" w:cs="Arial" w:eastAsia="Arial" w:hAnsi="Arial"/>
          <w:sz w:val="19"/>
          <w:szCs w:val="19"/>
        </w:rPr>
        <w:t xml:space="preserve">This SOP covers direct operations of the bank. It does not cover financed emissions in detail.</w:t>
      </w:r>
    </w:p>
    <w:p>
      <w:r>
        <w:rPr>
          <w:rFonts w:ascii="Arial" w:cs="Arial" w:eastAsia="Arial" w:hAnsi="Arial"/>
          <w:sz w:val="19"/>
          <w:szCs w:val="19"/>
        </w:rPr>
        <w:t xml:space="preserve"/>
      </w:r>
    </w:p>
    <w:p>
      <w:pPr>
        <w:pStyle w:val="Heading1"/>
        <w:spacing w:after="120" w:before="240"/>
      </w:pPr>
      <w:r>
        <w:rPr>
          <w:rFonts w:ascii="Arial" w:cs="Arial" w:eastAsia="Arial" w:hAnsi="Arial"/>
          <w:b/>
          <w:bCs/>
          <w:color w:val="006B3C"/>
          <w:sz w:val="28"/>
          <w:szCs w:val="28"/>
        </w:rPr>
        <w:t xml:space="preserve">3. ESG Metric Framework</w:t>
      </w:r>
    </w:p>
    <w:p>
      <w:pPr>
        <w:spacing w:after="80" w:before="80"/>
      </w:pPr>
      <w:r>
        <w:rPr>
          <w:rFonts w:ascii="Arial" w:cs="Arial" w:eastAsia="Arial" w:hAnsi="Arial"/>
          <w:sz w:val="19"/>
          <w:szCs w:val="19"/>
        </w:rPr>
        <w:t xml:space="preserve">The bank tracks a range of ESG metrics across Environmental, Social, and Governance pillars. The table below lists the key metrics, their data sources, and reporting frequency.</w:t>
      </w:r>
    </w:p>
    <w:p>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2200"/>
        <w:gridCol w:w="3160"/>
      </w:tblGrid>
      <w:tr>
        <w:tc>
          <w:tcPr>
            <w:tcW w:type="dxa" w:w="12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Pillar</w:t>
            </w:r>
          </w:p>
        </w:tc>
        <w:tc>
          <w:tcPr>
            <w:tcW w:type="dxa" w:w="28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Metric</w:t>
            </w:r>
          </w:p>
        </w:tc>
        <w:tc>
          <w:tcPr>
            <w:tcW w:type="dxa" w:w="22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Data Source</w:t>
            </w:r>
          </w:p>
        </w:tc>
        <w:tc>
          <w:tcPr>
            <w:tcW w:type="dxa" w:w="316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Reporting Frequency</w:t>
            </w:r>
          </w:p>
        </w:tc>
      </w:tr>
      <w:tr>
        <w:tc>
          <w:tcPr>
            <w:tcW w:type="dxa" w:w="120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tcPr>
          <w:p>
            <w:r>
              <w:rPr>
                <w:rFonts w:ascii="Arial" w:cs="Arial" w:eastAsia="Arial" w:hAnsi="Arial"/>
                <w:b/>
                <w:bCs/>
                <w:color w:val="000000"/>
                <w:sz w:val="18"/>
                <w:szCs w:val="18"/>
              </w:rPr>
              <w:t xml:space="preserve">E</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Scope 1 GHG Emissions (tCO2e)</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Utility / DG fuel records</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Annual (BRSR)</w:t>
            </w:r>
          </w:p>
        </w:tc>
      </w:tr>
      <w:tr>
        <w:tc>
          <w:tcPr>
            <w:tcW w:type="dxa" w:w="120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tcPr>
          <w:p>
            <w:r>
              <w:rPr>
                <w:rFonts w:ascii="Arial" w:cs="Arial" w:eastAsia="Arial" w:hAnsi="Arial"/>
                <w:b/>
                <w:bCs/>
                <w:color w:val="000000"/>
                <w:sz w:val="18"/>
                <w:szCs w:val="18"/>
              </w:rPr>
              <w:t xml:space="preserve">E</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Scope 2 GHG Emissions (tCO2e)</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Electricity bills</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Annual (BRSR)</w:t>
            </w:r>
          </w:p>
        </w:tc>
      </w:tr>
      <w:tr>
        <w:tc>
          <w:tcPr>
            <w:tcW w:type="dxa" w:w="120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tcPr>
          <w:p>
            <w:r>
              <w:rPr>
                <w:rFonts w:ascii="Arial" w:cs="Arial" w:eastAsia="Arial" w:hAnsi="Arial"/>
                <w:b/>
                <w:bCs/>
                <w:color w:val="000000"/>
                <w:sz w:val="18"/>
                <w:szCs w:val="18"/>
              </w:rPr>
              <w:t xml:space="preserve">E</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Scope 3 Emissions (tCO2e) – selected categories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Travel management system, financed portfolio</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Annual (BRSR Core)</w:t>
            </w:r>
          </w:p>
        </w:tc>
      </w:tr>
      <w:tr>
        <w:tc>
          <w:tcPr>
            <w:tcW w:type="dxa" w:w="120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tcPr>
          <w:p>
            <w:r>
              <w:rPr>
                <w:rFonts w:ascii="Arial" w:cs="Arial" w:eastAsia="Arial" w:hAnsi="Arial"/>
                <w:b/>
                <w:bCs/>
                <w:color w:val="000000"/>
                <w:sz w:val="18"/>
                <w:szCs w:val="18"/>
              </w:rPr>
              <w:t xml:space="preserve">E</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Water Consumption (KL)</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Water utility records</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Quarterly / Annual</w:t>
            </w:r>
          </w:p>
        </w:tc>
      </w:tr>
      <w:tr>
        <w:tc>
          <w:tcPr>
            <w:tcW w:type="dxa" w:w="120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tcPr>
          <w:p>
            <w:r>
              <w:rPr>
                <w:rFonts w:ascii="Arial" w:cs="Arial" w:eastAsia="Arial" w:hAnsi="Arial"/>
                <w:b/>
                <w:bCs/>
                <w:color w:val="000000"/>
                <w:sz w:val="18"/>
                <w:szCs w:val="18"/>
              </w:rPr>
              <w:t xml:space="preserve">E</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Renewable Energy %</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REC certificates, solar metering</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Annual</w:t>
            </w:r>
          </w:p>
        </w:tc>
      </w:tr>
      <w:tr>
        <w:tc>
          <w:tcPr>
            <w:tcW w:type="dxa" w:w="12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S</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Women in Senior Leadership (%)</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HR System</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Annual (BRSR)</w:t>
            </w:r>
          </w:p>
        </w:tc>
      </w:tr>
      <w:tr>
        <w:tc>
          <w:tcPr>
            <w:tcW w:type="dxa" w:w="12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S</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LTIFR (per million hrs)</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Admin / Safety records</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Quarterly / Annual</w:t>
            </w:r>
          </w:p>
        </w:tc>
      </w:tr>
      <w:tr>
        <w:tc>
          <w:tcPr>
            <w:tcW w:type="dxa" w:w="12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S</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PSL Achievement (% ANBC)</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CBS / Credit system</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Quarterly (RBI)</w:t>
            </w:r>
          </w:p>
        </w:tc>
      </w:tr>
      <w:tr>
        <w:tc>
          <w:tcPr>
            <w:tcW w:type="dxa" w:w="1200"/>
            <w:tcBorders>
              <w:top w:val="single" w:color="AAAAAA" w:sz="1"/>
              <w:left w:val="single" w:color="AAAAAA" w:sz="1"/>
              <w:bottom w:val="single" w:color="AAAAAA" w:sz="1"/>
              <w:right w:val="single" w:color="AAAAAA" w:sz="1"/>
            </w:tcBorders>
            <w:shd w:fill="EAD1F5" w:val="clear"/>
            <w:tcMar>
              <w:top w:type="dxa" w:w="60"/>
              <w:left w:type="dxa" w:w="120"/>
              <w:bottom w:type="dxa" w:w="60"/>
              <w:right w:type="dxa" w:w="120"/>
            </w:tcMar>
          </w:tcPr>
          <w:p>
            <w:r>
              <w:rPr>
                <w:rFonts w:ascii="Arial" w:cs="Arial" w:eastAsia="Arial" w:hAnsi="Arial"/>
                <w:b/>
                <w:bCs/>
                <w:color w:val="000000"/>
                <w:sz w:val="18"/>
                <w:szCs w:val="18"/>
              </w:rPr>
              <w:t xml:space="preserve">G</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Independent Directors (%)</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Company Secretariat</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Annual (SEBI LODR)</w:t>
            </w:r>
          </w:p>
        </w:tc>
      </w:tr>
      <w:tr>
        <w:tc>
          <w:tcPr>
            <w:tcW w:type="dxa" w:w="1200"/>
            <w:tcBorders>
              <w:top w:val="single" w:color="AAAAAA" w:sz="1"/>
              <w:left w:val="single" w:color="AAAAAA" w:sz="1"/>
              <w:bottom w:val="single" w:color="AAAAAA" w:sz="1"/>
              <w:right w:val="single" w:color="AAAAAA" w:sz="1"/>
            </w:tcBorders>
            <w:shd w:fill="EAD1F5" w:val="clear"/>
            <w:tcMar>
              <w:top w:type="dxa" w:w="60"/>
              <w:left w:type="dxa" w:w="120"/>
              <w:bottom w:type="dxa" w:w="60"/>
              <w:right w:type="dxa" w:w="120"/>
            </w:tcMar>
          </w:tcPr>
          <w:p>
            <w:r>
              <w:rPr>
                <w:rFonts w:ascii="Arial" w:cs="Arial" w:eastAsia="Arial" w:hAnsi="Arial"/>
                <w:b/>
                <w:bCs/>
                <w:color w:val="000000"/>
                <w:sz w:val="18"/>
                <w:szCs w:val="18"/>
              </w:rPr>
              <w:t xml:space="preserve">G</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ABC Training Completion (%)</w:t>
            </w:r>
          </w:p>
        </w:tc>
        <w:tc>
          <w:tcPr>
            <w:tcW w:type="dxa" w:w="2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LMS / Compliance system</w:t>
            </w:r>
          </w:p>
        </w:tc>
        <w:tc>
          <w:tcPr>
            <w:tcW w:type="dxa" w:w="31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Annual (BRSR)</w:t>
            </w:r>
          </w:p>
        </w:tc>
      </w:tr>
      <w:tr>
        <w:tc>
          <w:tcPr>
            <w:tcW w:type="dxa" w:w="1200"/>
            <w:tcBorders>
              <w:top w:val="single" w:color="AAAAAA" w:sz="1"/>
              <w:left w:val="single" w:color="AAAAAA" w:sz="1"/>
              <w:bottom w:val="single" w:color="AAAAAA" w:sz="1"/>
              <w:right w:val="single" w:color="AAAAAA" w:sz="1"/>
            </w:tcBorders>
            <w:shd w:fill="EAD1F5" w:val="clear"/>
            <w:tcMar>
              <w:top w:type="dxa" w:w="60"/>
              <w:left w:type="dxa" w:w="120"/>
              <w:bottom w:type="dxa" w:w="60"/>
              <w:right w:type="dxa" w:w="120"/>
            </w:tcMar>
          </w:tcPr>
          <w:p>
            <w:r>
              <w:rPr>
                <w:rFonts w:ascii="Arial" w:cs="Arial" w:eastAsia="Arial" w:hAnsi="Arial"/>
                <w:b/>
                <w:bCs/>
                <w:color w:val="000000"/>
                <w:sz w:val="18"/>
                <w:szCs w:val="18"/>
              </w:rPr>
              <w:t xml:space="preserve">G</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BRSR Core Assurance Coverage (%)</w:t>
            </w:r>
          </w:p>
        </w:tc>
        <w:tc>
          <w:tcPr>
            <w:tcW w:type="dxa" w:w="2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External auditor</w:t>
            </w:r>
          </w:p>
        </w:tc>
        <w:tc>
          <w:tcPr>
            <w:tcW w:type="dxa" w:w="31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Annual (BRSR Core)</w:t>
            </w:r>
          </w:p>
        </w:tc>
      </w:tr>
    </w:tbl>
    <w:p>
      <w:r>
        <w:rPr>
          <w:rFonts w:ascii="Arial" w:cs="Arial" w:eastAsia="Arial" w:hAnsi="Arial"/>
          <w:sz w:val="19"/>
          <w:szCs w:val="19"/>
        </w:rPr>
        <w:t xml:space="preserve"/>
      </w:r>
    </w:p>
    <w:p>
      <w:pPr>
        <w:pStyle w:val="Heading1"/>
        <w:spacing w:after="120" w:before="240"/>
      </w:pPr>
      <w:r>
        <w:rPr>
          <w:rFonts w:ascii="Arial" w:cs="Arial" w:eastAsia="Arial" w:hAnsi="Arial"/>
          <w:b/>
          <w:bCs/>
          <w:color w:val="006B3C"/>
          <w:sz w:val="28"/>
          <w:szCs w:val="28"/>
        </w:rPr>
        <w:t xml:space="preserve">4. Data Collection Process</w:t>
      </w:r>
    </w:p>
    <w:p>
      <w:pPr>
        <w:pStyle w:val="Heading2"/>
        <w:spacing w:after="80" w:before="200"/>
      </w:pPr>
      <w:r>
        <w:rPr>
          <w:rFonts w:ascii="Arial" w:cs="Arial" w:eastAsia="Arial" w:hAnsi="Arial"/>
          <w:b/>
          <w:bCs/>
          <w:color w:val="2E5FA3"/>
          <w:sz w:val="22"/>
          <w:szCs w:val="22"/>
        </w:rPr>
        <w:t xml:space="preserve">4.1 Roles and Responsibilities for Data Collection</w:t>
      </w:r>
    </w:p>
    <w:p>
      <w:pPr>
        <w:spacing w:after="80" w:before="80"/>
      </w:pPr>
      <w:r>
        <w:rPr>
          <w:rFonts w:ascii="Arial" w:cs="Arial" w:eastAsia="Arial" w:hAnsi="Arial"/>
          <w:sz w:val="19"/>
          <w:szCs w:val="19"/>
        </w:rPr>
        <w:t xml:space="preserve">ESG data collection is the responsibility of the relevant teams across the organisation. Each team should provide accurate data to the ESG team on a timely basis.</w:t>
      </w:r>
    </w:p>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4.2 Data Collection Steps</w:t>
      </w:r>
    </w:p>
    <w:p>
      <w:pPr>
        <w:spacing w:after="80" w:before="80"/>
      </w:pPr>
      <w:r>
        <w:rPr>
          <w:rFonts w:ascii="Arial" w:cs="Arial" w:eastAsia="Arial" w:hAnsi="Arial"/>
          <w:sz w:val="19"/>
          <w:szCs w:val="19"/>
        </w:rPr>
        <w:t xml:space="preserve">The ESG team will coordinate the collection of data from across the organisation using the following process:</w:t>
      </w:r>
    </w:p>
    <w:p>
      <w:pPr>
        <w:pStyle w:val="ListParagraph"/>
        <w:numPr>
          <w:ilvl w:val="0"/>
          <w:numId w:val="2"/>
        </w:numPr>
        <w:spacing w:after="40" w:before="40"/>
      </w:pPr>
      <w:r>
        <w:rPr>
          <w:rFonts w:ascii="Arial" w:cs="Arial" w:eastAsia="Arial" w:hAnsi="Arial"/>
          <w:sz w:val="19"/>
          <w:szCs w:val="19"/>
        </w:rPr>
        <w:t xml:space="preserve">At the start of each reporting period, the ESG team will reach out to relevant teams to request data</w:t>
      </w:r>
    </w:p>
    <w:p>
      <w:pPr>
        <w:pStyle w:val="ListParagraph"/>
      </w:pPr>
      <w:commentRangeStart w:id="22"/>
      <w:ins w:id="46" w:author="TRACE Document Uplift" w:date="2026-05-10T23:03:01+00:00">
        <w:r>
          <w:t>If the deviation is material, escalate to the CFO and the Sustainability Committee for review and decision on corrective actions.</w:t>
        </w:r>
      </w:ins>
      <w:commentRangeEnd w:id="22"/>
      <w:r>
        <w:commentReference w:id="22"/>
      </w:r>
    </w:p>
    <w:p>
      <w:pPr>
        <w:pStyle w:val="ListParagraph"/>
        <w:numPr>
          <w:ilvl w:val="0"/>
          <w:numId w:val="2"/>
        </w:numPr>
        <w:spacing w:after="40" w:before="40"/>
      </w:pPr>
      <w:r>
        <w:rPr>
          <w:rFonts w:ascii="Arial" w:cs="Arial" w:eastAsia="Arial" w:hAnsi="Arial"/>
          <w:sz w:val="19"/>
          <w:szCs w:val="19"/>
        </w:rPr>
        <w:t xml:space="preserve">Teams should provide data in the agreed format and by the agreed deadline</w:t>
      </w:r>
    </w:p>
    <w:p>
      <w:pPr>
        <w:pStyle w:val="ListParagraph"/>
        <w:numPr>
          <w:ilvl w:val="0"/>
          <w:numId w:val="2"/>
        </w:numPr>
        <w:spacing w:after="40" w:before="40"/>
      </w:pPr>
      <w:del w:id="47" w:author="TRACE Document Uplift" w:date="2026-05-10T23:03:01+00:00">
        <w:r>
          <w:delText>The ESG team will consolidate the data into the ESG reporting template</w:delText>
        </w:r>
      </w:del>
      <w:commentRangeStart w:id="23"/>
      <w:ins w:id="48" w:author="TRACE Document Uplift" w:date="2026-05-10T23:03:01+00:00">
        <w:r>
          <w:t>The ESG team will consolidate the data into the ESG reporting template. After consolidation, a second member of the ESG team or the ESG Head must perform a spot-check verification of the consolidated data against the source submissions to ensure transcription accuracy.</w:t>
        </w:r>
      </w:ins>
      <w:commentRangeEnd w:id="23"/>
      <w:r>
        <w:commentReference w:id="23"/>
      </w:r>
    </w:p>
    <w:p>
      <w:pPr>
        <w:pStyle w:val="ListParagraph"/>
        <w:numPr>
          <w:ilvl w:val="0"/>
          <w:numId w:val="2"/>
        </w:numPr>
        <w:spacing w:after="40" w:before="40"/>
      </w:pPr>
      <w:r>
        <w:rPr>
          <w:rFonts w:ascii="Arial" w:cs="Arial" w:eastAsia="Arial" w:hAnsi="Arial"/>
          <w:sz w:val="19"/>
          <w:szCs w:val="19"/>
        </w:rPr>
        <w:t xml:space="preserve">Any missing or incomplete data should be flagged and followed up with the relevant team</w:t>
      </w:r>
    </w:p>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4.3 Scope of Emissions Reporting</w:t>
      </w:r>
    </w:p>
    <w:p>
      <w:pPr>
        <w:spacing w:after="80" w:before="80"/>
      </w:pPr>
      <w:r>
        <w:rPr>
          <w:rFonts w:ascii="Arial" w:cs="Arial" w:eastAsia="Arial" w:hAnsi="Arial"/>
          <w:sz w:val="19"/>
          <w:szCs w:val="19"/>
        </w:rPr>
        <w:t xml:space="preserve">The bank reports Scope 1 and Scope 2 greenhouse gas (GHG) emissions in accordance with applicable reporting requirements.</w:t>
      </w:r>
    </w:p>
    <w:p>
      <w:pPr>
        <w:pStyle w:val="ListParagraph"/>
        <w:numPr>
          <w:ilvl w:val="0"/>
          <w:numId w:val="2"/>
        </w:numPr>
        <w:spacing w:after="40" w:before="40"/>
      </w:pPr>
      <w:r>
        <w:rPr>
          <w:rFonts w:ascii="Arial" w:cs="Arial" w:eastAsia="Arial" w:hAnsi="Arial"/>
          <w:sz w:val="19"/>
          <w:szCs w:val="19"/>
        </w:rPr>
        <w:t xml:space="preserve">Scope 1 emissions include direct emissions from diesel generators, company-owned fleet, and air conditioning refrigerants</w:t>
      </w:r>
    </w:p>
    <w:p>
      <w:pPr>
        <w:pStyle w:val="ListParagraph"/>
        <w:numPr>
          <w:ilvl w:val="0"/>
          <w:numId w:val="2"/>
        </w:numPr>
        <w:spacing w:after="40" w:before="40"/>
      </w:pPr>
      <w:r>
        <w:rPr>
          <w:rFonts w:ascii="Arial" w:cs="Arial" w:eastAsia="Arial" w:hAnsi="Arial"/>
          <w:sz w:val="19"/>
          <w:szCs w:val="19"/>
        </w:rPr>
        <w:t xml:space="preserve">Scope 2 emissions include indirect emissions from purchased electricity, reported on a market-based basis</w:t>
      </w:r>
    </w:p>
    <w:p>
      <w:pPr>
        <w:pStyle w:val="ListParagraph"/>
        <w:numPr>
          <w:ilvl w:val="0"/>
          <w:numId w:val="2"/>
        </w:numPr>
        <w:spacing w:after="40" w:before="40"/>
      </w:pPr>
      <w:r>
        <w:rPr>
          <w:rFonts w:ascii="Arial" w:cs="Arial" w:eastAsia="Arial" w:hAnsi="Arial"/>
          <w:sz w:val="19"/>
          <w:szCs w:val="19"/>
        </w:rPr>
        <w:t xml:space="preserve">Scope 3 emissions are reported for selected categories where data is available</w:t>
      </w:r>
    </w:p>
    <w:p>
      <w:r>
        <w:rPr>
          <w:rFonts w:ascii="Arial" w:cs="Arial" w:eastAsia="Arial" w:hAnsi="Arial"/>
          <w:sz w:val="19"/>
          <w:szCs w:val="19"/>
        </w:rPr>
        <w:t xml:space="preserve"/>
      </w:r>
    </w:p>
    <w:p>
      <w:pPr>
        <w:pStyle w:val="Heading1"/>
        <w:spacing w:after="120" w:before="240"/>
      </w:pPr>
      <w:r>
        <w:rPr>
          <w:rFonts w:ascii="Arial" w:cs="Arial" w:eastAsia="Arial" w:hAnsi="Arial"/>
          <w:b/>
          <w:bCs/>
          <w:color w:val="006B3C"/>
          <w:sz w:val="28"/>
          <w:szCs w:val="28"/>
        </w:rPr>
        <w:t xml:space="preserve">5. Deviation Identification and Management</w:t>
      </w:r>
    </w:p>
    <w:p>
      <w:pPr>
        <w:pStyle w:val="Heading1"/>
      </w:pPr>
      <w:commentRangeStart w:id="18"/>
      <w:ins w:id="38" w:author="TRACE Document Uplift" w:date="2026-05-10T23:03:01+00:00">
        <w:r>
          <w:t>Management of Deviations for BRSR Scope 3 Emissions – Business Travel (tCO2e) 1. Identification and Thresholding Deviations regarding BRSR Scope 3 Emissions – Business Travel (tCO2e) are identified through the monthly reconciliation of travel data against established environmental targets. A formal deviation is triggered when actual emissions exceed the defined threshold of 5% variance from the quarterly projected target or if data gaps are identified in the reporting period. 2. Escalation and Remediation Upon identification of a threshold breach, the ESG Reporting Manager (Owner) must escalate the deviation to the Head of Corporate Sustainability and the relevant Department Heads within five (5) business days. Remediation involves a root cause analysis and the development of a Corrective Action Plan (CAP), which may include travel policy adjustments or the implementation of carbon reduction initiatives to bring emissions back within the target range. 3. Evidencing and Timeframe All deviations, escalation communications, and remediation actions must be documented in the ESG Deviation Log. Evidence must include the original data report, the approved CAP, and verification of implementation (e.g., updated policy documents or internal memos). The full remediation cycle, from identification to final evidence submission, must be completed within twenty (20) business days.</w:t>
        </w:r>
      </w:ins>
      <w:commentRangeEnd w:id="18"/>
      <w:r>
        <w:commentReference w:id="18"/>
      </w:r>
    </w:p>
    <w:p>
      <w:pPr>
        <w:pStyle w:val="Heading1"/>
      </w:pPr>
      <w:commentRangeStart w:id="4"/>
      <w:ins w:id="10" w:author="TRACE Document Uplift" w:date="2026-05-10T23:03:00+00:00">
        <w:r>
          <w:t>Water Consumption (KL/year) Deviation Management To ensure adherence to environmental sustainability targets, deviations related to Water Consumption (KL/year) shall be managed in accordance with the following procedural requirements: 1. Identification: Water consumption metrics are identified through the monthly reconciliation of utility invoices and onsite meter readings. These figures are aggregated to determine the annual consumption in Kiloliters (KL). 2. Thresholding: A deviation is triggered when the actual annual consumption exceeds the established target by a threshold of 5% or more, or when a single month’s consumption shows an unexplained variance of &gt;10% against the historical seasonal baseline. 3. Escalation: Upon breaching a defined threshold, the Site Lead must escalate the deviation to the Regional Environmental Lead and the Sustainability Committee within three (3) business days of detection. 4. Remediation: The Facilities Department shall conduct a Root Cause Analysis (RCA) to identify the source of the variance (e.g., undetected leaks, equipment malfunction, or process inefficiencies). Corrective actions, such as infrastructure repair or process optimization, must be initiated to mitigate the excess consumption. 5. Evidencing: All remediation activities must be evidenced through the filing of a formal Deviation Report. This report must include supporting documentation such as maintenance logs, revised utility statements, or photographic evidence of repairs. 6. Owner and Timeframe: The Environmental Compliance Officer is the designated owner responsible for the oversight of the remediation process. All corrective actions and final documentation must be completed and closed within thirty (30) calendar days of the initial escalation.</w:t>
        </w:r>
      </w:ins>
      <w:commentRangeEnd w:id="4"/>
      <w:r>
        <w:commentReference w:id="4"/>
      </w:r>
    </w:p>
    <w:p>
      <w:pPr>
        <w:spacing w:after="80" w:before="80"/>
      </w:pPr>
      <w:r>
        <w:rPr>
          <w:rFonts w:ascii="Arial" w:cs="Arial" w:eastAsia="Arial" w:hAnsi="Arial"/>
          <w:sz w:val="19"/>
          <w:szCs w:val="19"/>
        </w:rPr>
        <w:t xml:space="preserve">When ESG metrics deviate from their targets, the bank needs to identify the deviation, understand the root cause, and take corrective action where required.</w:t>
      </w:r>
    </w:p>
    <w:p>
      <w:pPr>
        <w:pStyle w:val="Heading2"/>
        <w:spacing w:after="80" w:before="200"/>
      </w:pPr>
      <w:r>
        <w:rPr>
          <w:rFonts w:ascii="Arial" w:cs="Arial" w:eastAsia="Arial" w:hAnsi="Arial"/>
          <w:b/>
          <w:bCs/>
          <w:color w:val="2E5FA3"/>
          <w:sz w:val="22"/>
          <w:szCs w:val="22"/>
        </w:rPr>
        <w:t xml:space="preserve">5.1 What Constitutes a Deviation</w:t>
      </w:r>
    </w:p>
    <w:p>
      <w:pPr>
        <w:spacing w:after="80" w:before="80"/>
      </w:pPr>
      <w:r>
        <w:rPr>
          <w:rFonts w:ascii="Arial" w:cs="Arial" w:eastAsia="Arial" w:hAnsi="Arial"/>
          <w:sz w:val="19"/>
          <w:szCs w:val="19"/>
        </w:rPr>
        <w:t xml:space="preserve">A deviation occurs when a reported ESG metric is significantly different from the target or the prior year figure. The ESG team, in consultation with the relevant business unit, will determine whether a deviation is material and requires escalation.</w:t>
      </w:r>
    </w:p>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5.2 Deviation Management Process</w:t>
      </w:r>
    </w:p>
    <w:p>
      <w:pPr>
        <w:spacing w:after="80" w:before="80"/>
      </w:pPr>
      <w:r>
        <w:rPr>
          <w:rFonts w:ascii="Arial" w:cs="Arial" w:eastAsia="Arial" w:hAnsi="Arial"/>
          <w:sz w:val="19"/>
          <w:szCs w:val="19"/>
        </w:rPr>
        <w:t xml:space="preserve">When a deviation is identified, the following steps should be followed:</w:t>
      </w:r>
    </w:p>
    <w:p>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600"/>
        <w:gridCol w:w="5560"/>
      </w:tblGrid>
      <w:tr>
        <w:tc>
          <w:tcPr>
            <w:tcW w:type="dxa" w:w="12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6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Action</w:t>
            </w:r>
          </w:p>
        </w:tc>
        <w:tc>
          <w:tcPr>
            <w:tcW w:type="dxa" w:w="556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Details</w:t>
            </w:r>
          </w:p>
        </w:tc>
      </w:tr>
      <w:tr>
        <w:tc>
          <w:tcPr>
            <w:tcW w:type="dxa" w:w="120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tcPr>
          <w:p>
            <w:r>
              <w:rPr>
                <w:rFonts w:ascii="Arial" w:cs="Arial" w:eastAsia="Arial" w:hAnsi="Arial"/>
                <w:b/>
                <w:bCs/>
                <w:color w:val="000000"/>
                <w:sz w:val="18"/>
                <w:szCs w:val="18"/>
              </w:rPr>
              <w:t xml:space="preserve">1</w:t>
            </w:r>
          </w:p>
        </w:tc>
        <w:tc>
          <w:tcPr>
            <w:tcW w:type="dxa" w:w="260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tcPr>
          <w:p>
            <w:r>
              <w:rPr>
                <w:rFonts w:ascii="Arial" w:cs="Arial" w:eastAsia="Arial" w:hAnsi="Arial"/>
                <w:b/>
                <w:bCs/>
                <w:color w:val="000000"/>
                <w:sz w:val="18"/>
                <w:szCs w:val="18"/>
              </w:rPr>
              <w:t xml:space="preserve">Identify Deviation</w:t>
            </w:r>
          </w:p>
        </w:tc>
        <w:tc>
          <w:tcPr>
            <w:tcW w:type="dxa" w:w="5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t xml:space="preserve">During data collection or reporting, </w:t>
            </w:r>
            <w:del w:id="49" w:author="TRACE Document Uplift" w:date="2026-05-10T23:03:01+00:00">
              <w:r>
                <w:delText>identify any metrics that are significantly different from the target or prior period.</w:delText>
              </w:r>
            </w:del>
            <w:commentRangeStart w:id="24"/>
            <w:ins w:id="50" w:author="TRACE Document Uplift" w:date="2026-05-10T23:03:01+00:00">
              <w:r>
                <w:t>Identify any metrics that are significantly different from the target or the prior year figure, in accordance with the document definitions.</w:t>
              </w:r>
            </w:ins>
            <w:commentRangeEnd w:id="24"/>
            <w:r>
              <w:commentReference w:id="24"/>
            </w:r>
            <w:r>
              <w:t xml:space="preserve"> Use judgement to determine significance.</w:t>
            </w:r>
          </w:p>
        </w:tc>
      </w:tr>
      <w:tr>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2</w:t>
            </w:r>
          </w:p>
        </w:tc>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Investigate Root Cause</w:t>
            </w:r>
          </w:p>
        </w:tc>
        <w:tc>
          <w:tcPr>
            <w:tcW w:type="dxa" w:w="5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Work with the relevant team to understand why the deviation has occurred. This may be due to data quality issues, operational changes, or external factors.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3</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Escalate if Needed</w:t>
            </w:r>
          </w:p>
        </w:tc>
        <w:tc>
          <w:tcPr>
            <w:tcW w:type="dxa" w:w="5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del w:id="41" w:author="TRACE Document Uplift" w:date="2026-05-10T23:03:01+00:00">
              <w:r>
                <w:delText>If the deviation is material, escalate to the appropriate level of management. The ESG team will use judgement to determine when escalation is required.</w:delText>
              </w:r>
            </w:del>
            <w:commentRangeStart w:id="20"/>
            <w:ins w:id="42" w:author="TRACE Document Uplift" w:date="2026-05-10T23:03:01+00:00">
              <w:r>
                <w:t>Significance is defined as any variance greater than 10% from the target or prior year figure. The ESG team will escalate material deviations, which are defined as those impacting regulatory compliance, public commitments, or exceeding a 20% variance threshold.</w:t>
              </w:r>
            </w:ins>
            <w:commentRangeEnd w:id="20"/>
            <w:r>
              <w:commentReference w:id="20"/>
            </w:r>
          </w:p>
          <w:p>
            <w:pPr/>
            <w:commentRangeStart w:id="19"/>
            <w:ins w:id="40" w:author="TRACE Document Uplift" w:date="2026-05-10T23:03:01+00:00">
              <w:r>
                <w:t>Monitoring and Remediation of Board Independence Identification and Thresholding The Corporate Secretary is responsible for monitoring the composition of the Board of Directors on an ongoing basis. A deviation is identified if the percentage of Independent Directors falls below the established threshold of [X]% (or the minimum requirement stipulated by applicable regulatory bodies). Formal identification of deviations shall occur during quarterly governance reviews or immediately following a director's resignation or change in status. Escalation Upon the identification of a deviation from the Board independence threshold, the Corporate Secretary shall escalate the matter to the Nominating and Corporate Governance Committee and the Board Chair within five (5) business days. Remediation The Nominating and Corporate Governance Committee shall initiate the remediation process, which involves identifying, vetting, and nominating qualified independent candidates to restore the required board composition. Timeframe Remediation must be completed, and the vacancy filled, within ninety (90) days of the initial identification of the deviation, or within the timeframe permitted by relevant exchange listing rules and regulatory grace periods. Evidencing and Ownership The Corporate Secretary is the owner of this procedure. Evidence of compliance, identification of deviations, and subsequent remediation efforts must be documented and maintained via Board and Committee meeting minutes, updated director registers, and official regulatory filings.</w:t>
              </w:r>
            </w:ins>
            <w:commentRangeEnd w:id="19"/>
            <w:r>
              <w:commentReference w:id="19"/>
            </w:r>
          </w:p>
          <w:p>
            <w:pPr/>
            <w:commentRangeStart w:id="17"/>
            <w:ins w:id="36" w:author="TRACE Document Uplift" w:date="2026-05-10T23:03:01+00:00">
              <w:r>
                <w:t>X.X Management of LTIFR Deviations This section defines the mandatory process for identifying, managing, and documenting deviations related to the Lost Time Injury Frequency Rate (LTIFR) per million hours worked. 1. Identification and Thresholding LTIFR performance shall be monitored on a monthly basis by the HSE Manager. A deviation is formally identified when the calculated LTIFR exceeds the predefined organizational threshold (as established in the Annual Safety Plan) per million hours worked. 2. Escalation Upon identification of a threshold breach, the HSE Manager must escalate the deviation to the Site Leadership Team and the Corporate Health and Safety Committee. This notification shall be delivered via a formal Deviation Report within 48 hours of the month-end calculation. 3. Remediation The HSE Manager is responsible for initiating a Root Cause Analysis (RCA) to determine the factors contributing to the LTIFR increase. Based on the findings, a remediation plan consisting of corrective and preventive actions must be implemented to address systemic failures. 4. Evidencing All deviations must be supported by documented evidence, including the initial RCA report, the approved remediation plan, and objective evidence of action closure (e.g., training records, modified work instructions, or equipment inspection logs). All records shall be maintained in the HSE Management System. 5. Owner and Timeframe The HSE Manager is the primary owner of the LTIFR deviation process. The remediation plan must be finalized and approved within 10 business days of the initial escalation, with all high-priority remediation actions evidenced as closed within 30 calendar days.</w:t>
              </w:r>
            </w:ins>
            <w:commentRangeEnd w:id="17"/>
            <w:r>
              <w:commentReference w:id="17"/>
            </w:r>
          </w:p>
          <w:p>
            <w:pPr/>
            <w:commentRangeStart w:id="16"/>
            <w:ins w:id="34" w:author="TRACE Document Uplift" w:date="2026-05-10T23:03:00+00:00">
              <w:r>
                <w:t>Whistleblower SLA Deviation Management Deviations related to the Whistleblower SLA ≤ 60 days (%) metric shall be managed according to the following requirements:; Identification: Deviations are identified during the monthly review of the Whistleblower Case Management Report, which tracks the lifecycle of all reported concerns.; Thresholding: A deviation is triggered whenever the percentage of whistleblower reports resolved within the 60-day window falls below the established target of 100%.; Escalation: Upon identification of a threshold breach, the Compliance Officer must escalate the deviation to the Head of Compliance within two business days.; Remediation: The assigned Case Manager is responsible for performing a root cause analysis and implementing corrective actions to address the processing delay.; Evidencing: All remediation activities, including the root cause analysis and evidence of case closure, must be documented and retained within the Whistleblower Management System for audit purposes.; Owner: The Head of Compliance is the designated owner responsible for overseeing the deviation lifecycle and ensuring accountability.; Timeframe: Remediation actions must be completed, evidenced, and signed off within 10 business days of the initial escalation.</w:t>
              </w:r>
            </w:ins>
            <w:commentRangeEnd w:id="16"/>
            <w:r>
              <w:commentReference w:id="16"/>
            </w:r>
          </w:p>
          <w:p>
            <w:pPr/>
            <w:commentRangeStart w:id="15"/>
            <w:ins w:id="32" w:author="TRACE Document Uplift" w:date="2026-05-10T23:03:00+00:00">
              <w:r>
                <w:t>Water Consumption (KL) Deviation Management 1. Identification and Thresholding Water Consumption (KL) shall be monitored on a monthly basis through the reconciliation of utility meter readings against established site targets. A deviation is formally identified when actual consumption exceeds the monthly target by a threshold of 10% or more. 2. Escalation Once a deviation is identified, the Owner must escalate the incident to the Site Operations Manager and the Environmental Compliance Department within three (3) business days of the reading date. 3. Remediation and Timeframe The Owner is responsible for conducting a root cause analysis (RCA) to determine the source of the excess consumption (e.g., undetected leaks, equipment malfunction, or process inefficiencies). A remediation plan must be developed and initiated within five (5) business days of escalation. All corrective actions must be completed within the timeframe specified in the remediation plan, not to exceed thirty (30) days unless a formal extension is granted. 4. Evidence Documentation of the deviation management process must be maintained for audit purposes. Required evidence includes monthly utility reconciliation reports, formal escalation communications, the root cause analysis report, and evidence of remediation completion (e.g., maintenance work orders or subsequent meter readings showing a return to baseline). 5. Ownership The Facilities Manager is the designated Owner responsible for the oversight of identification, threshold monitoring, escalation, and remediation activities related to Water Consumption (KL) deviations.</w:t>
              </w:r>
            </w:ins>
            <w:commentRangeEnd w:id="15"/>
            <w:r>
              <w:commentReference w:id="15"/>
            </w:r>
          </w:p>
          <w:p>
            <w:pPr/>
            <w:commentRangeStart w:id="14"/>
            <w:ins w:id="30" w:author="TRACE Document Uplift" w:date="2026-05-10T23:03:00+00:00">
              <w:r>
                <w:t>Deviations for the 'Customer Complaint Resolution ≤ 30 days (%)' metric are identified through the monthly review of the Quality Performance Report. A deviation is thresholded as any instance where the resolution percentage falls below the established organizational target. The Quality Assurance (QA) Manager is the designated owner for this process. Upon identification, the deviation must be escalated to the Head of Operations within two (2) business days. Remediation is achieved through a formal Root Cause Analysis (RCA) followed by the implementation of a Corrective and Preventive Action (CAPA) plan. Evidence of the deviation, escalation, and remediation activities must be documented and maintained within the Quality Management System (QMS). All remediation actions must be completed within a timeframe of thirty (30) calendar days from the initial identification of the deviation.</w:t>
              </w:r>
            </w:ins>
            <w:commentRangeEnd w:id="14"/>
            <w:r>
              <w:commentReference w:id="14"/>
            </w:r>
          </w:p>
          <w:p>
            <w:pPr/>
            <w:commentRangeStart w:id="13"/>
            <w:ins w:id="28" w:author="TRACE Document Uplift" w:date="2026-05-10T23:03:00+00:00">
              <w:r>
                <w:t>Deviation Management: Financed Emissions – Oil &amp; Gas Sector (tCO2e / ₹ Cr) 1. Identification and Thresholding Deviations in the Financed Emissions – Oil &amp; Gas Sector (tCO2e / ₹ Cr) metric are identified through quarterly monitoring of the portfolio against established sectoral targets. A deviation is defined as any instance where the actual carbon intensity exceeds the board-approved target by a threshold of 5% or more. 2. Escalation Once a deviation is identified, the ESG Risk Team must escalate the finding to the Sector Head (Oil &amp; Gas) and the Sustainability Committee within five (5) business days. Material breaches (deviations exceeding 10% of the target) must be further escalated to the Chief Risk Officer. 3. Remediation The Sector Head (Oil &amp; Gas) is the designated owner responsible for remediation. Within fifteen (15) business days of the escalation, a formal Remediation Action Plan (RAP) must be developed. This plan should include specific strategies, such as client engagement for transition planning or portfolio adjustments, to bring the emissions intensity back within the approved threshold. 4. Evidencing All stages of the deviation process must be evidenced and documented in the ESG Compliance Portal. Required documentation includes the initial identification report, escalation notifications, the approved RAP, and evidence of subsequent monitoring actions taken to resolve the deviation. 5. Timeframe for Resolution The Remediation Action Plan must be initiated within thirty (30) days of approval. Full alignment with the target intensity is expected to be achieved within two (2) subsequent reporting quarters.</w:t>
              </w:r>
            </w:ins>
            <w:commentRangeEnd w:id="13"/>
            <w:r>
              <w:commentReference w:id="13"/>
            </w:r>
          </w:p>
          <w:p>
            <w:pPr/>
            <w:commentRangeStart w:id="12"/>
            <w:ins w:id="26" w:author="TRACE Document Uplift" w:date="2026-05-10T23:03:00+00:00">
              <w:r>
                <w:t>The accountable owner documents SOP-specific handling for metric or target deviation needs procedure coverage: ABC Training Completion (%), including escalation, remediation, and retained evidence.</w:t>
              </w:r>
            </w:ins>
            <w:commentRangeEnd w:id="12"/>
            <w:r>
              <w:commentReference w:id="12"/>
            </w:r>
          </w:p>
          <w:p>
            <w:pPr/>
            <w:commentRangeStart w:id="11"/>
            <w:ins w:id="24" w:author="TRACE Document Uplift" w:date="2026-05-10T23:03:00+00:00">
              <w:r>
                <w:t>Deviation Management for ESG-Linked Senior Management Variable Pay 1. Identification and Thresholding Deviations in the percentage of senior management variable pay linked to ESG KPIs are identified through an annual audit of executive compensation structures. A deviation threshold is reached whenever the actual percentage of variable pay tied to ESG performance indicators falls below the minimum levels mandated by the Corporate Sustainability Strategy. 2. Escalation and Remediation Upon detection of a deviation, the Compensation and Benefits Manager must escalate the finding to the Chief Human Resources Officer (CHRO) and the ESG Steering Committee within seven (7) business days. The CHRO is responsible for overseeing the remediation process, which involves adjusting compensation models to ensure compliance with ESG targets in the following performance period. 3. Evidence and Timeframe All remediation actions must be finalized within ninety (90) days of identification. Formal evidence of the deviation, including the root-cause analysis and the approved corrective action plan, must be recorded in the Global Compliance Management System. The CHRO serves as the primary owner of this process.</w:t>
              </w:r>
            </w:ins>
            <w:commentRangeEnd w:id="11"/>
            <w:r>
              <w:commentReference w:id="11"/>
            </w:r>
          </w:p>
          <w:p>
            <w:pPr/>
            <w:commentRangeStart w:id="10"/>
            <w:ins w:id="22" w:author="TRACE Document Uplift" w:date="2026-05-10T23:03:00+00:00">
              <w:r>
                <w:t>The accountable owner documents SOP-specific handling for metric or target deviation needs procedure coverage: Suppliers assessed for ESG/labour standards (% of critical suppliers), including escalation, remediation, and retained evidence.</w:t>
              </w:r>
            </w:ins>
            <w:commentRangeEnd w:id="10"/>
            <w:r>
              <w:commentReference w:id="10"/>
            </w:r>
          </w:p>
          <w:p>
            <w:pPr/>
            <w:commentRangeStart w:id="9"/>
            <w:ins w:id="20" w:author="TRACE Document Uplift" w:date="2026-05-10T23:03:00+00:00">
              <w:r>
                <w:t>Management of PSL Achievement (% of ANBC) Deviations 1. Identification and Thresholding Deviations related to PSL Achievement (% of ANBC) are identified through the monthly performance monitoring and reporting cycle. A deviation is formally triggered when the metric falls below the established target threshold as defined in the annual performance plan. 2. Escalation Upon identification of a threshold breach, the Process Owner is responsible for escalating the deviation to the Department Head and the relevant Oversight Committee. This escalation must occur within three (3) business days of the performance report issuance. 3. Remediation The Process Owner must conduct a root cause analysis and develop a formal remediation plan to address the performance gap. This plan must be documented and submitted for approval within five (5) business days of the initial escalation, outlining the specific steps required to return the metric to the approved target levels. 4. Evidencing To ensure transparency and auditability, all stages of the deviation process must be evidenced. Required documentation includes the performance report identifying the deviation, dated escalation notifications (e.g., email or meeting minutes), the approved remediation plan, and a final report confirming the implementation and effectiveness of corrective actions. 5. Ownership and Timeframe The Process Owner maintains end-to-end accountability for the identification, reporting, and resolution of deviations. All remediation activities must be completed within thirty (30) calendar days of the plan’s approval, unless a formal extension is granted by the Department Head.</w:t>
              </w:r>
            </w:ins>
            <w:commentRangeEnd w:id="9"/>
            <w:r>
              <w:commentReference w:id="9"/>
            </w:r>
          </w:p>
          <w:p>
            <w:pPr/>
            <w:commentRangeStart w:id="7"/>
            <w:ins w:id="16" w:author="TRACE Document Uplift" w:date="2026-05-10T23:03:00+00:00">
              <w:r>
                <w:t>Management of Lost Time Injury Frequency Rate (LTIFR) Deviations 1. Identification and Thresholding The Lost Time Injury Frequency Rate (LTIFR) shall be monitored on a monthly basis via the Corporate Safety Dashboard. A deviation is identified when the LTIFR exceeds the established annual performance target or demonstrates an upward variance of 5% or more against the rolling three-month average. These thresholds serve as the primary triggers for formal review and intervention. 2. Ownership and Escalation The Health, Safety, and Environment (HSE) Director is the designated owner for LTIFR performance management. Upon identification of a threshold deviation, the HSE Director must escalate the finding to the Executive Leadership Team and the Risk Management Committee within three (3) business days of the reporting cycle conclusion. 3. Remediation and Timeframe Once a deviation is escalated, a formal Root Cause Analysis (RCA) must be initiated to determine contributing factors. The HSE Director is responsible for developing a Remediation Plan, which must be approved and initiated within ten (10) business days of the initial escalation. All corrective actions identified in the plan must be fully implemented and verified within thirty (30) calendar days. 4. Evidencing All stages of the deviation management process must be documented within the Safety Management System (SMS). Required evidence includes the formal RCA report, the approved Remediation Plan, and objective evidence of completion (e.g., updated safety protocols, training attendance logs, or equipment inspection records). These records shall be maintained for audit and compliance purposes.</w:t>
              </w:r>
            </w:ins>
            <w:commentRangeEnd w:id="7"/>
            <w:r>
              <w:commentReference w:id="7"/>
            </w:r>
          </w:p>
          <w:p>
            <w:pPr/>
            <w:commentRangeStart w:id="6"/>
            <w:ins w:id="14" w:author="TRACE Document Uplift" w:date="2026-05-10T23:03:00+00:00">
              <w:r>
                <w:t>Deviations for the Women in Senior Leadership (%) metric are identified through the quarterly review of Human Resources workforce data. A deviation is thresholded as any result that falls below the established annual strategic target. Once a deviation is identified, it must be escalated to the Chief People Officer (Owner) within seven business days. The Owner is responsible for implementing remediation plans, which may include targeted recruitment drives or internal leadership development reviews, within 30 days of escalation. All remediation actions must be evidenced by updated diversity metrics and formal meeting minutes from the Executive Leadership Team. The timeframe for achieving remediation objectives is 90 days from the initial identification of the deviation.</w:t>
              </w:r>
            </w:ins>
            <w:commentRangeEnd w:id="6"/>
            <w:r>
              <w:commentReference w:id="6"/>
            </w:r>
          </w:p>
          <w:p>
            <w:pPr/>
            <w:commentRangeStart w:id="5"/>
            <w:ins w:id="12" w:author="TRACE Document Uplift" w:date="2026-05-10T23:03:00+00:00">
              <w:r>
                <w:t>Management of Deviations: Projects with Incomplete E&amp;S Due Diligence This section defines the mandatory process for addressing deviations related to the metric: Projects with incomplete E&amp;S due diligence (% of project finance portfolio). 1. Identification Deviations are identified through a monthly portfolio reconciliation process conducted by the E&amp;S Risk Management team. This process involves auditing all active project finance files to ensure mandatory Environmental and Social (E&amp;S) due diligence assessments are present and finalized. 2. Thresholding A deviation is triggered if the percentage of projects with incomplete E&amp;S due diligence exceeds the internal tolerance threshold of 0%. Any individual project lacking the required E&amp;S documentation is classified as a non-compliant event. 3. Escalation Identified deviations must be escalated by the E&amp;S Risk Manager to the Head of Project Finance and the Sustainability Risk Committee within two (2) business days of detection. 4. Remediation The Project Owner, under the supervision of the Head of Project Finance, must execute a remediation plan to complete the outstanding E&amp;S due diligence. This includes conducting necessary site visits, impact assessments, and stakeholder consultations required to fulfill the due diligence requirements. 5. Evidencing Remediation is evidenced by the submission of a completed E&amp;S Due Diligence Report and a formal validation memo signed by the E&amp;S Risk Officer. These documents must be archived in the Project Finance Audit Trail. 6. Owner and Timeframe; Owner: Head of Project Finance.; Identification Timeframe: Monthly.; Remediation Timeframe: Full remediation and evidencing must be completed within thirty (30) calendar days from the date of escalation.</w:t>
              </w:r>
            </w:ins>
            <w:commentRangeEnd w:id="5"/>
            <w:r>
              <w:commentReference w:id="5"/>
            </w:r>
          </w:p>
          <w:p>
            <w:pPr/>
            <w:commentRangeStart w:id="3"/>
            <w:ins w:id="8" w:author="TRACE Document Uplift" w:date="2026-05-10T23:03:00+00:00">
              <w:r>
                <w:t>Scope 2 Emissions (tCO2e – market-based) Deviation Management 1. Identification and Thresholding Deviations for Scope 2 Emissions (tCO2e – market-based) are identified through the quarterly emissions monitoring process. A deviation is triggered when the actual market-based emissions for the reporting period exceed the target threshold by more than 5%. 2. Escalation Once a deviation is identified, the Sustainability Analyst must escalate the issue to the Sustainability Manager and the ESG Committee within five (5) business days. 3. Remediation and Evidence The Sustainability Manager shall conduct a root cause analysis and develop a remediation plan, which may include the procurement of additional Renewable Energy Certificates (RECs) or the initiation of site-specific energy efficiency projects. Evidence of remediation, including updated emission reports and proof of corrective actions (e.g., REC retirement certificates), must be maintained in the Environmental Management System (EMS). 4. Owner and Timeframe The Sustainability Manager is the primary owner of the deviation management process. Remediation plans must be finalized within fifteen (15) business days of escalation, with full implementation and verification required within the following reporting quarter.</w:t>
              </w:r>
            </w:ins>
            <w:commentRangeEnd w:id="3"/>
            <w:r>
              <w:commentReference w:id="3"/>
            </w:r>
          </w:p>
          <w:p>
            <w:pPr/>
            <w:commentRangeStart w:id="2"/>
            <w:ins w:id="6" w:author="TRACE Document Uplift" w:date="2026-05-10T23:03:00+00:00">
              <w:r>
                <w:t>Scope 1 Emissions (tCO2e) Deviation Management 1. Identification and Thresholding Scope 1 Emissions (tCO2e) performance shall be monitored against established organizational targets on a monthly basis. A deviation is formally identified when actual emissions exceed the defined target by a threshold of 5% or greater. 2. Escalation The Sustainability Analyst is responsible for the identification of deviations. Upon detection, the deviation must be escalated to the Environmental Management Lead within two (2) business days. For deviations exceeding 10% of the target, the Environmental Management Lead shall provide a formal notification to the Sustainability Committee. 3. Remediation The Environmental Management Lead (Owner) is responsible for conducting a root cause analysis to determine the factors contributing to the variance. A Remediation Action Plan (RAP) must be developed, outlining specific corrective measures to bring emissions back into alignment with targets. 4. Evidencing All deviation management activities must be evidenced through documentation stored in the Environmental Management System (EMS). This evidence shall include the original emissions report, recorded escalation communications, root cause analysis summaries, and the approved Remediation Action Plan. 5. Owner and Timeframe The Environmental Management Lead is the designated owner for the resolution of Scope 1 Emissions deviations. The remediation planning process must commence within five (5) business days of escalation, with full implementation of corrective actions to be completed within thirty (30) business days, unless a revised timeframe is approved by the Sustainability Committee.</w:t>
              </w:r>
            </w:ins>
            <w:commentRangeEnd w:id="2"/>
            <w:r>
              <w:commentReference w:id="2"/>
            </w:r>
          </w:p>
          <w:p>
            <w:pPr/>
            <w:commentRangeStart w:id="1"/>
            <w:ins w:id="4" w:author="TRACE Document Uplift" w:date="2026-05-10T23:03:00+00:00">
              <w:r>
                <w:t>Management of Deviations for Financed Scope 3 Emissions 1. Identification and Thresholding Deviations in Financed Scope 3 emissions intensity (measured as tCO2e / ₹ Cr lent) are identified through the quarterly ESG performance monitoring cycle. A deviation is triggered when the actual emissions intensity exceeds the Board-approved annual target by a threshold of more than 5%. 2. Escalation Process Upon identification of a threshold breach, the ESG Lead must escalate the deviation to the Sustainability Committee and the Chief Risk Officer (CRO) within five (5) business days. The escalation report shall detail the magnitude of the deviation and the specific portfolio segments contributing to the variance. 3. Remediation The ESG Lead, in collaboration with the relevant Business Unit Heads, is responsible for developing a Remediation Plan. This plan may include portfolio rebalancing, enhanced borrower engagement on decarbonization targets, or adjustments to sectoral lending limits. The Remediation Plan must be submitted to the Sustainability Committee for approval within fifteen (15) business days of the initial escalation. 4. Evidencing To ensure auditability, the following evidence must be maintained in the ESG Compliance Register:; Quarterly monitoring reports and variance analysis data.; Formal escalation communications and meeting minutes from the Sustainability Committee.; The approved Remediation Plan and subsequent status updates on implementation. 5. Ownership and Timeframe The ESG Lead is the primary owner of the deviation management process. All identified deviations must be remediated or transitioned to a Board-approved mitigation path within sixty (60) days of the initial identification.</w:t>
              </w:r>
            </w:ins>
            <w:commentRangeEnd w:id="1"/>
            <w:r>
              <w:commentReference w:id="1"/>
            </w:r>
          </w:p>
          <w:p>
            <w:pPr/>
            <w:commentRangeStart w:id="0"/>
            <w:ins w:id="2" w:author="TRACE Document Uplift" w:date="2026-05-10T23:03:00+00:00">
              <w:r>
                <w:t>Deviation Management: Physical Asset Exposure in High-Risk Zones (₹ Cr) 1. Identification of Deviations Deviations are identified through the periodic reconciliation of the Physical Asset Register against the organization’s High-Risk Zone Mapping. This process ensures that the financial value of assets situated in designated high-risk areas is accurately captured. 2. Thresholds A deviation is triggered whenever the cumulative value of physical asset exposure in high-risk zones exceeds the board-approved limit of [Insert Threshold] ₹ Cr. 3. Escalation Upon identification of a threshold breach, the deviation must be escalated to the Risk Management Committee and the Chief Operating Officer (COO) within three business days of detection. 4. Remediation The remediation process requires the development of a mitigation strategy, which may include asset relocation, enhanced physical safeguarding, or the procurement of additional insurance coverage to offset the identified risk. 5. Evidencing Successful remediation must be evidenced by updated asset logs, valid insurance certificates, or site-specific risk mitigation reports, which must be filed with the Compliance Department. 6. Owner The Head of Asset Management is responsible for the identification, reporting, and resolution of all deviations related to high-risk zone exposure. 7. Timeframe All identified deviations must be remediated or brought within approved threshold limits within 60 calendar days from the date of escalation.</w:t>
              </w:r>
            </w:ins>
            <w:commentRangeEnd w:id="0"/>
            <w:r>
              <w:commentReference w:id="0"/>
            </w:r>
          </w:p>
        </w:tc>
      </w:tr>
      <w:tr>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4</w:t>
            </w:r>
          </w:p>
        </w:tc>
        <w:tc>
          <w:tcPr>
            <w:tcW w:type="dxa" w:w="26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Document and Report</w:t>
            </w:r>
          </w:p>
        </w:tc>
        <w:tc>
          <w:tcPr>
            <w:tcW w:type="dxa" w:w="5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del w:id="43" w:author="TRACE Document Uplift" w:date="2026-05-10T23:03:01+00:00">
              <w:r>
                <w:delText>Document the deviation, root cause, and corrective action. Include in the next ESG report.</w:delText>
              </w:r>
            </w:del>
            <w:commentRangeStart w:id="21"/>
            <w:ins w:id="44" w:author="TRACE Document Uplift" w:date="2026-05-10T23:03:01+00:00">
              <w:r>
                <w:t>Record all identified deviations in a Centralized ESG Deviation Log, capturing the metric ID, date of identification, variance percentage, root cause category, assigned owner for corrective action, and current resolution status. Document the root cause and corrective action for each deviation and include these details in the next ESG report.</w:t>
              </w:r>
            </w:ins>
            <w:commentRangeEnd w:id="21"/>
            <w:r>
              <w:commentReference w:id="21"/>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5</w:t>
            </w:r>
          </w:p>
        </w:tc>
        <w:tc>
          <w:tcPr>
            <w:tcW w:type="dxa" w:w="26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Corrective Action</w:t>
            </w:r>
          </w:p>
        </w:tc>
        <w:tc>
          <w:tcPr>
            <w:tcW w:type="dxa" w:w="5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Work with the relevant team to implement corrective actions to address the deviation. Monitor progress.</w:t>
            </w:r>
          </w:p>
        </w:tc>
      </w:tr>
    </w:tbl>
    <w:p>
      <w:r>
        <w:rPr>
          <w:rFonts w:ascii="Arial" w:cs="Arial" w:eastAsia="Arial" w:hAnsi="Arial"/>
          <w:sz w:val="19"/>
          <w:szCs w:val="19"/>
        </w:rPr>
        <w:t xml:space="preserve"/>
      </w:r>
    </w:p>
    <w:p>
      <w:pPr>
        <w:pStyle w:val="Heading1"/>
        <w:spacing w:after="120" w:before="240"/>
      </w:pPr>
      <w:r>
        <w:rPr>
          <w:rFonts w:ascii="Arial" w:cs="Arial" w:eastAsia="Arial" w:hAnsi="Arial"/>
          <w:b/>
          <w:bCs/>
          <w:color w:val="006B3C"/>
          <w:sz w:val="28"/>
          <w:szCs w:val="28"/>
        </w:rPr>
        <w:t xml:space="preserve">6. Reporting</w:t>
      </w:r>
    </w:p>
    <w:p>
      <w:pPr>
        <w:pStyle w:val="Heading2"/>
        <w:spacing w:after="80" w:before="200"/>
      </w:pPr>
      <w:r>
        <w:rPr>
          <w:rFonts w:ascii="Arial" w:cs="Arial" w:eastAsia="Arial" w:hAnsi="Arial"/>
          <w:b/>
          <w:bCs/>
          <w:color w:val="2E5FA3"/>
          <w:sz w:val="22"/>
          <w:szCs w:val="22"/>
        </w:rPr>
        <w:t xml:space="preserve">6.1 Internal Reporting</w:t>
      </w:r>
    </w:p>
    <w:p>
      <w:pPr>
        <w:spacing w:after="80" w:before="80"/>
      </w:pPr>
      <w:r>
        <w:rPr>
          <w:rFonts w:ascii="Arial" w:cs="Arial" w:eastAsia="Arial" w:hAnsi="Arial"/>
          <w:sz w:val="19"/>
          <w:szCs w:val="19"/>
        </w:rPr>
        <w:t xml:space="preserve">ESG performance data is reported internally to the senior management team and the board on a periodic basis. Reports should include:</w:t>
      </w:r>
    </w:p>
    <w:p>
      <w:pPr>
        <w:pStyle w:val="ListParagraph"/>
        <w:numPr>
          <w:ilvl w:val="0"/>
          <w:numId w:val="2"/>
        </w:numPr>
        <w:spacing w:after="40" w:before="40"/>
      </w:pPr>
      <w:r>
        <w:rPr>
          <w:rFonts w:ascii="Arial" w:cs="Arial" w:eastAsia="Arial" w:hAnsi="Arial"/>
          <w:sz w:val="19"/>
          <w:szCs w:val="19"/>
        </w:rPr>
        <w:t xml:space="preserve">Key ESG metrics and performance against targets</w:t>
      </w:r>
    </w:p>
    <w:p>
      <w:pPr>
        <w:pStyle w:val="ListParagraph"/>
        <w:numPr>
          <w:ilvl w:val="0"/>
          <w:numId w:val="2"/>
        </w:numPr>
        <w:spacing w:after="40" w:before="40"/>
      </w:pPr>
      <w:r>
        <w:rPr>
          <w:rFonts w:ascii="Arial" w:cs="Arial" w:eastAsia="Arial" w:hAnsi="Arial"/>
          <w:sz w:val="19"/>
          <w:szCs w:val="19"/>
        </w:rPr>
        <w:t xml:space="preserve">Any significant deviations or issues identified during the period</w:t>
      </w:r>
    </w:p>
    <w:p>
      <w:pPr>
        <w:pStyle w:val="ListParagraph"/>
        <w:numPr>
          <w:ilvl w:val="0"/>
          <w:numId w:val="2"/>
        </w:numPr>
        <w:spacing w:after="40" w:before="40"/>
      </w:pPr>
      <w:r>
        <w:rPr>
          <w:rFonts w:ascii="Arial" w:cs="Arial" w:eastAsia="Arial" w:hAnsi="Arial"/>
          <w:sz w:val="19"/>
          <w:szCs w:val="19"/>
        </w:rPr>
        <w:t xml:space="preserve">Progress on ESG initiatives and programmes</w:t>
      </w:r>
    </w:p>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6.2 External Reporting</w:t>
      </w:r>
    </w:p>
    <w:p>
      <w:pPr>
        <w:spacing w:after="80" w:before="80"/>
      </w:pPr>
      <w:r>
        <w:rPr>
          <w:rFonts w:ascii="Arial" w:cs="Arial" w:eastAsia="Arial" w:hAnsi="Arial"/>
          <w:sz w:val="19"/>
          <w:szCs w:val="19"/>
        </w:rPr>
        <w:t xml:space="preserve">The bank discloses ESG information externally in its annual report, including the BRSR submission. External reporting should be accurate and consistent with internal records.</w:t>
      </w:r>
    </w:p>
    <w:p>
      <w:pPr>
        <w:spacing w:after="80" w:before="80"/>
      </w:pPr>
      <w:r>
        <w:rPr>
          <w:rFonts w:ascii="Arial" w:cs="Arial" w:eastAsia="Arial" w:hAnsi="Arial"/>
          <w:sz w:val="19"/>
          <w:szCs w:val="19"/>
        </w:rPr>
        <w:t xml:space="preserve">Before submission, external reports should be reviewed by the CFO and approved by senior management.</w:t>
      </w:r>
    </w:p>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6.3 Regulatory Reporting Triggers</w:t>
      </w:r>
    </w:p>
    <w:p>
      <w:pPr>
        <w:spacing w:after="80" w:before="80"/>
      </w:pPr>
      <w:r>
        <w:rPr>
          <w:rFonts w:ascii="Arial" w:cs="Arial" w:eastAsia="Arial" w:hAnsi="Arial"/>
          <w:sz w:val="19"/>
          <w:szCs w:val="19"/>
        </w:rPr>
        <w:t xml:space="preserve">Where ESG-related regulatory requirements exist, the bank should comply with applicable timelines. The ESG team should liaise with Compliance to ensure regulatory obligations are met.</w:t>
      </w:r>
    </w:p>
    <w:p>
      <w:r>
        <w:rPr>
          <w:rFonts w:ascii="Arial" w:cs="Arial" w:eastAsia="Arial" w:hAnsi="Arial"/>
          <w:sz w:val="19"/>
          <w:szCs w:val="19"/>
        </w:rPr>
        <w:t xml:space="preserve"/>
      </w:r>
    </w:p>
    <w:p>
      <w:pPr>
        <w:pStyle w:val="Heading1"/>
        <w:spacing w:after="120" w:before="240"/>
      </w:pPr>
      <w:r>
        <w:rPr>
          <w:rFonts w:ascii="Arial" w:cs="Arial" w:eastAsia="Arial" w:hAnsi="Arial"/>
          <w:b/>
          <w:bCs/>
          <w:color w:val="006B3C"/>
          <w:sz w:val="28"/>
          <w:szCs w:val="28"/>
        </w:rPr>
        <w:t xml:space="preserve">7. Roles and Responsibilities</w:t>
      </w:r>
    </w:p>
    <w:p>
      <w:pPr>
        <w:spacing w:after="80" w:before="80"/>
      </w:pPr>
      <w:r>
        <w:rPr>
          <w:rFonts w:ascii="Arial" w:cs="Arial" w:eastAsia="Arial" w:hAnsi="Arial"/>
          <w:sz w:val="19"/>
          <w:szCs w:val="19"/>
        </w:rPr>
        <w:t xml:space="preserve">The following roles are responsible for ESG data collection and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636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Responsibility</w:t>
            </w:r>
          </w:p>
        </w:tc>
      </w:tr>
      <w:tr>
        <w:tc>
          <w:tcPr>
            <w:tcW w:type="dxa" w:w="3000"/>
            <w:tcBorders>
              <w:top w:val="single" w:color="AAAAAA" w:sz="1"/>
              <w:left w:val="single" w:color="AAAAAA" w:sz="1"/>
              <w:bottom w:val="single" w:color="AAAAAA" w:sz="1"/>
              <w:right w:val="single" w:color="AAAAAA" w:sz="1"/>
            </w:tcBorders>
            <w:shd w:fill="C6EFCE" w:val="clear"/>
            <w:tcMar>
              <w:top w:type="dxa" w:w="60"/>
              <w:left w:type="dxa" w:w="120"/>
              <w:bottom w:type="dxa" w:w="60"/>
              <w:right w:type="dxa" w:w="120"/>
            </w:tcMar>
          </w:tcPr>
          <w:p>
            <w:r>
              <w:rPr>
                <w:rFonts w:ascii="Arial" w:cs="Arial" w:eastAsia="Arial" w:hAnsi="Arial"/>
                <w:b/>
                <w:bCs/>
                <w:color w:val="000000"/>
                <w:sz w:val="18"/>
                <w:szCs w:val="18"/>
              </w:rPr>
              <w:t xml:space="preserve">ESG / Sustainability Head</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Owns this SOP; coordinates data collection; prepares ESG reports.</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CFO</w:t>
            </w:r>
          </w:p>
        </w:tc>
        <w:tc>
          <w:tcPr>
            <w:tcW w:type="dxa" w:w="6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Reviews and approves external ESG disclosures; oversees ESG data quality.</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CHRO</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Provides Social pillar data including gender diversity, training, and LTIFR.</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Facilities Head</w:t>
            </w:r>
          </w:p>
        </w:tc>
        <w:tc>
          <w:tcPr>
            <w:tcW w:type="dxa" w:w="6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Provides energy, water, and emissions data for owned and leased premises.</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Company Secretary</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Provides Governance data including board composition and remuneration.</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CRO</w:t>
            </w:r>
          </w:p>
        </w:tc>
        <w:tc>
          <w:tcPr>
            <w:tcW w:type="dxa" w:w="6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Provides climate risk and credit risk data relevant to ESG disclosure.</w:t>
            </w:r>
          </w:p>
        </w:tc>
      </w:tr>
    </w:tbl>
    <w:p>
      <w:r>
        <w:rPr>
          <w:rFonts w:ascii="Arial" w:cs="Arial" w:eastAsia="Arial" w:hAnsi="Arial"/>
          <w:sz w:val="19"/>
          <w:szCs w:val="19"/>
        </w:rPr>
        <w:t xml:space="preserve"/>
      </w:r>
    </w:p>
    <w:p>
      <w:pPr>
        <w:pStyle w:val="Heading1"/>
        <w:spacing w:after="120" w:before="240"/>
      </w:pPr>
      <w:r>
        <w:rPr>
          <w:rFonts w:ascii="Arial" w:cs="Arial" w:eastAsia="Arial" w:hAnsi="Arial"/>
          <w:b/>
          <w:bCs/>
          <w:color w:val="006B3C"/>
          <w:sz w:val="28"/>
          <w:szCs w:val="28"/>
        </w:rPr>
        <w:t xml:space="preserve">8. Training and Awareness</w:t>
      </w:r>
    </w:p>
    <w:p>
      <w:pPr>
        <w:spacing w:after="80" w:before="80"/>
      </w:pPr>
      <w:r>
        <w:rPr>
          <w:rFonts w:ascii="Arial" w:cs="Arial" w:eastAsia="Arial" w:hAnsi="Arial"/>
          <w:sz w:val="19"/>
          <w:szCs w:val="19"/>
        </w:rPr>
        <w:t xml:space="preserve">All staff involved in ESG data collection should be aware of their responsibilities under this SOP. The ESG team will provide guidance and support as required.</w:t>
      </w:r>
    </w:p>
    <w:p>
      <w:pPr>
        <w:spacing w:after="80" w:before="80"/>
      </w:pPr>
      <w:r>
        <w:rPr>
          <w:rFonts w:ascii="Arial" w:cs="Arial" w:eastAsia="Arial" w:hAnsi="Arial"/>
          <w:sz w:val="19"/>
          <w:szCs w:val="19"/>
        </w:rPr>
        <w:t xml:space="preserve">Training on ESG reporting requirements will be provided when significant changes to regulatory requirements occur.</w:t>
      </w:r>
    </w:p>
    <w:p>
      <w:r>
        <w:rPr>
          <w:rFonts w:ascii="Arial" w:cs="Arial" w:eastAsia="Arial" w:hAnsi="Arial"/>
          <w:sz w:val="19"/>
          <w:szCs w:val="19"/>
        </w:rPr>
        <w:t xml:space="preserve"/>
      </w:r>
    </w:p>
    <w:p>
      <w:pPr>
        <w:pStyle w:val="Heading1"/>
        <w:spacing w:after="120" w:before="240"/>
      </w:pPr>
      <w:r>
        <w:rPr>
          <w:rFonts w:ascii="Arial" w:cs="Arial" w:eastAsia="Arial" w:hAnsi="Arial"/>
          <w:b/>
          <w:bCs/>
          <w:color w:val="006B3C"/>
          <w:sz w:val="28"/>
          <w:szCs w:val="28"/>
        </w:rPr>
        <w:t xml:space="preserve">9. Document Review</w:t>
      </w:r>
    </w:p>
    <w:p>
      <w:pPr>
        <w:spacing w:after="80" w:before="80"/>
      </w:pPr>
      <w:r>
        <w:rPr>
          <w:rFonts w:ascii="Arial" w:cs="Arial" w:eastAsia="Arial" w:hAnsi="Arial"/>
          <w:sz w:val="19"/>
          <w:szCs w:val="19"/>
        </w:rPr>
        <w:t xml:space="preserve">This SOP will be reviewed annually or when significant changes occur to ESG reporting requirements or the bank's ESG strategy.</w:t>
      </w:r>
    </w:p>
    <w:p>
      <w:pPr>
        <w:spacing w:after="80" w:before="80"/>
      </w:pPr>
      <w:r>
        <w:rPr>
          <w:rFonts w:ascii="Arial" w:cs="Arial" w:eastAsia="Arial" w:hAnsi="Arial"/>
          <w:sz w:val="19"/>
          <w:szCs w:val="19"/>
        </w:rPr>
        <w:t xml:space="preserve">The ESG Head is responsible for maintaining this document.</w:t>
      </w:r>
    </w:p>
    <w:p>
      <w:r>
        <w:rPr>
          <w:rFonts w:ascii="Arial" w:cs="Arial" w:eastAsia="Arial" w:hAnsi="Arial"/>
          <w:sz w:val="19"/>
          <w:szCs w:val="19"/>
        </w:rPr>
        <w:t xml:space="preserve"/>
      </w:r>
    </w:p>
    <w:p>
      <w:pPr>
        <w:pStyle w:val="Heading1"/>
        <w:spacing w:after="120" w:before="240"/>
      </w:pPr>
      <w:r>
        <w:rPr>
          <w:rFonts w:ascii="Arial" w:cs="Arial" w:eastAsia="Arial" w:hAnsi="Arial"/>
          <w:b/>
          <w:bCs/>
          <w:color w:val="006B3C"/>
          <w:sz w:val="28"/>
          <w:szCs w:val="28"/>
        </w:rPr>
        <w:t xml:space="preserve">Appendix A – Key ESG Regulatory References</w:t>
      </w:r>
    </w:p>
    <w:p>
      <w:pPr>
        <w:spacing w:after="80" w:before="80"/>
      </w:pPr>
      <w:r>
        <w:rPr>
          <w:rFonts w:ascii="Arial" w:cs="Arial" w:eastAsia="Arial" w:hAnsi="Arial"/>
          <w:sz w:val="19"/>
          <w:szCs w:val="19"/>
        </w:rPr>
        <w:t xml:space="preserve">The table below lists key regulatory and reporting frameworks relevant to the bank's ESG reporting obligations.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Regulation / Framework</w:t>
            </w:r>
          </w:p>
        </w:tc>
        <w:tc>
          <w:tcPr>
            <w:tcW w:type="dxa" w:w="396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Applicability</w:t>
            </w:r>
          </w:p>
        </w:tc>
        <w:tc>
          <w:tcPr>
            <w:tcW w:type="dxa" w:w="3000"/>
            <w:tcBorders>
              <w:top w:val="single" w:color="AAAAAA" w:sz="1"/>
              <w:left w:val="single" w:color="AAAAAA" w:sz="1"/>
              <w:bottom w:val="single" w:color="AAAAAA" w:sz="1"/>
              <w:right w:val="single" w:color="AAAAAA" w:sz="1"/>
            </w:tcBorders>
            <w:shd w:fill="006B3C" w:val="clear"/>
            <w:tcMar>
              <w:top w:type="dxa" w:w="80"/>
              <w:left w:type="dxa" w:w="120"/>
              <w:bottom w:type="dxa" w:w="80"/>
              <w:right w:type="dxa" w:w="120"/>
            </w:tcMar>
          </w:tcPr>
          <w:p>
            <w:r>
              <w:rPr>
                <w:rFonts w:ascii="Arial" w:cs="Arial" w:eastAsia="Arial" w:hAnsi="Arial"/>
                <w:b/>
                <w:bCs/>
                <w:color w:val="FFFFFF"/>
                <w:sz w:val="18"/>
                <w:szCs w:val="18"/>
              </w:rPr>
              <w:t xml:space="preserve">Responsible Team</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SEBI BRSR</w:t>
            </w:r>
          </w:p>
        </w:tc>
        <w:tc>
          <w:tcPr>
            <w:tcW w:type="dxa" w:w="3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Annual ESG disclosure for listed entities</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ESG / Compliance</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SEBI BRSR Core</w:t>
            </w:r>
          </w:p>
        </w:tc>
        <w:tc>
          <w:tcPr>
            <w:tcW w:type="dxa" w:w="3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Enhanced metrics with mandatory assurance</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ESG / CFO</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RBI Climate Risk</w:t>
            </w:r>
          </w:p>
        </w:tc>
        <w:tc>
          <w:tcPr>
            <w:tcW w:type="dxa" w:w="3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Climate risk disclosure and stress testing</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CRO / ESG</w:t>
            </w:r>
          </w:p>
        </w:tc>
      </w:tr>
      <w:tr>
        <w:tc>
          <w:tcPr>
            <w:tcW w:type="dxa" w:w="24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TCFD</w:t>
            </w:r>
          </w:p>
        </w:tc>
        <w:tc>
          <w:tcPr>
            <w:tcW w:type="dxa" w:w="39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Voluntary (becoming mandatory via SEBI)</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ESG / CRO</w:t>
            </w:r>
          </w:p>
        </w:tc>
      </w:tr>
      <w:tr>
        <w:tc>
          <w:tcPr>
            <w:tcW w:type="dxa" w:w="24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GRI Standards</w:t>
            </w:r>
          </w:p>
        </w:tc>
        <w:tc>
          <w:tcPr>
            <w:tcW w:type="dxa" w:w="39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Sustainability report framework</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ESG</w:t>
            </w:r>
          </w:p>
        </w:tc>
      </w:tr>
    </w:tbl>
    <w:p>
      <w:r>
        <w:rPr>
          <w:rFonts w:ascii="Arial" w:cs="Arial" w:eastAsia="Arial" w:hAnsi="Arial"/>
          <w:sz w:val="19"/>
          <w:szCs w:val="19"/>
        </w:rPr>
        <w:t xml:space="preserve"/>
      </w:r>
    </w:p>
    <w:p>
      <w:r>
        <w:rPr>
          <w:rFonts w:ascii="Arial" w:cs="Arial" w:eastAsia="Arial" w:hAnsi="Arial"/>
          <w:sz w:val="19"/>
          <w:szCs w:val="19"/>
        </w:rPr>
        <w:t xml:space="preserve"/>
      </w:r>
    </w:p>
    <w:sectPr>
      <w:pgSz w:w="12240" w:h="15840" w:orient="portrait"/>
      <w:pgMar w:top="1440" w:right="1259" w:bottom="1440" w:left="1259" w:header="708" w:footer="708" w:gutter="0"/>
      <w:pgNumType/>
      <w:docGrid w:linePitch="360"/>
    </w:sectPr>
  </w:body>
</w:document>
</file>

<file path=word/comments.xml><?xml version="1.0" encoding="utf-8"?>
<w:comments xmlns:w="http://schemas.openxmlformats.org/wordprocessingml/2006/main">
  <w:comment w:id="0" w:author="TRACE Document Uplift" w:date="2026-05-10T23:03:01+00:00">
    <w:p>
      <w:r>
        <w:t>Metric or target deviation needs procedure coverage: Physical asset exposure in high-risk zones (₹ Cr).. Why this was suggested: The source row records a material deviation for Physical asset exposure in high-risk zones (₹ Cr): target: Annual review; TCFD scenario-aligned; actual: ₹ 2,840 Cr; status: Open; owner: Credit Risk / CRO. Source document(s): esg_rcm.xlsx - ESG Risk &amp; Controls Matrix row 2 column Current Value (FY24).</w:t>
      </w:r>
    </w:p>
  </w:comment>
  <w:comment w:id="1" w:author="TRACE Document Uplift" w:date="2026-05-10T23:03:01+00:00">
    <w:p>
      <w:r>
        <w:t>Metric or target deviation needs procedure coverage: Financed Scope 3 emissions (tCO2e / ₹ Cr lent).. Why this was suggested: The source row records a material deviation for Financed Scope 3 emissions (tCO2e / ₹ Cr lent): target: Reduce 15% by FY27 vs FY24 baseline; actual: Baseline FY24: 48 tCO2e/₹Cr; status: Open; owner: Credit Risk / Sustainability. Source document(s): esg_rcm.xlsx - ESG Risk &amp; Controls Matrix row 3 column Current Value (FY24).</w:t>
      </w:r>
    </w:p>
  </w:comment>
  <w:comment w:id="2" w:author="TRACE Document Uplift" w:date="2026-05-10T23:03:01+00:00">
    <w:p>
      <w:r>
        <w:t>Metric or target deviation needs procedure coverage: Scope 1 Emissions (tCO2e).. Why this was suggested: The source row records a material deviation for Scope 1 Emissions (tCO2e): target: ≤ 1,200 tCO2e by FY25; actual: 1,387 tCO2e; status: Open; owner: Facilities / Sustainability Head. Source document(s): esg_rcm.xlsx - ESG Risk &amp; Controls Matrix row 4 column Current Value (FY24).</w:t>
      </w:r>
    </w:p>
  </w:comment>
  <w:comment w:id="3" w:author="TRACE Document Uplift" w:date="2026-05-10T23:03:01+00:00">
    <w:p>
      <w:r>
        <w:t>Metric or target deviation needs procedure coverage: Scope 2 Emissions (tCO2e – market-based).. Why this was suggested: The source row records a material deviation for Scope 2 Emissions (tCO2e – market-based): target: ≤ 3,800 tCO2e by FY26; actual: 4,220 tCO2e; status: Open; owner: Facilities. Source document(s): esg_rcm.xlsx - ESG Risk &amp; Controls Matrix row 5 column Current Value (FY24).</w:t>
      </w:r>
    </w:p>
  </w:comment>
  <w:comment w:id="4" w:author="TRACE Document Uplift" w:date="2026-05-10T23:03:01+00:00">
    <w:p>
      <w:r>
        <w:t>Metric or target deviation needs procedure coverage: Water Consumption (KL/year).. Why this was suggested: The source row records a material deviation for Water Consumption (KL/year): target: ≤ 70,000 KL by FY26; actual: 82,400 KL; status: Monitoring; owner: Facilities. Source document(s): esg_rcm.xlsx - ESG Risk &amp; Controls Matrix row 6 column Current Value (FY24).</w:t>
      </w:r>
    </w:p>
  </w:comment>
  <w:comment w:id="5" w:author="TRACE Document Uplift" w:date="2026-05-10T23:03:01+00:00">
    <w:p>
      <w:r>
        <w:t>Metric or target deviation needs procedure coverage: Projects with incomplete E&amp;S due diligence (% of project finance portfolio).. Why this was suggested: The source row records a material deviation for Projects with incomplete E&amp;S due diligence (% of project finance portfolio): target: 0% – mandatory IFC PS compliance; actual: 6% of portfolio; status: Open; owner: Project Finance / ESG. Source document(s): esg_rcm.xlsx - ESG Risk &amp; Controls Matrix row 8 column Current Value (FY24).</w:t>
      </w:r>
    </w:p>
  </w:comment>
  <w:comment w:id="6" w:author="TRACE Document Uplift" w:date="2026-05-10T23:03:01+00:00">
    <w:p>
      <w:r>
        <w:t>Metric or target deviation needs procedure coverage: Women in Senior Leadership (%).. Why this was suggested: The source row records a material deviation for Women in Senior Leadership (%): target: ≥ 25% by FY26 (BRSR target); actual: 18%; status: Open; owner: CHRO / D&amp;I Lead. Source document(s): esg_rcm.xlsx - ESG Risk &amp; Controls Matrix row 9 column Current Value (FY24).</w:t>
      </w:r>
    </w:p>
  </w:comment>
  <w:comment w:id="7" w:author="TRACE Document Uplift" w:date="2026-05-10T23:03:01+00:00">
    <w:p>
      <w:r>
        <w:t>Metric or target deviation needs procedure coverage: Lost Time Injury Frequency Rate (LTIFR).. Why this was suggested: The source row records a material deviation for Lost Time Injury Frequency Rate (LTIFR): target: ≤ 0.10 per million hrs; actual: 0.18 per million hrs; status: Monitoring; owner: CHRO / Admin. Source document(s): esg_rcm.xlsx - ESG Risk &amp; Controls Matrix row 10 column Current Value (FY24).</w:t>
      </w:r>
    </w:p>
  </w:comment>
  <w:comment w:id="8" w:author="TRACE Document Uplift" w:date="2026-05-10T23:03:01+00:00">
    <w:p>
      <w:r>
        <w:t>Metric or target deviation needs procedure coverage: Number of confirmed data privacy incidents / year.. Why this was suggested: The source row records a material deviation for Number of confirmed data privacy incidents / year: target: Zero material breaches; actual: 2 (FY24); status: Open; owner: DPO / Legal. Source document(s): esg_rcm.xlsx - ESG Risk &amp; Controls Matrix row 11 column Current Value (FY24).</w:t>
      </w:r>
    </w:p>
  </w:comment>
  <w:comment w:id="9" w:author="TRACE Document Uplift" w:date="2026-05-10T23:03:01+00:00">
    <w:p>
      <w:r>
        <w:t>Metric or target deviation needs procedure coverage: PSL Achievement (% of ANBC).. Why this was suggested: The source row records a material deviation for PSL Achievement (% of ANBC): target: ≥ 40% ANBC (RBI mandate); actual: 38% of ANBC; status: Open; owner: Credit Policy. Source document(s): esg_rcm.xlsx - ESG Risk &amp; Controls Matrix row 12 column Current Value (FY24).</w:t>
      </w:r>
    </w:p>
  </w:comment>
  <w:comment w:id="10" w:author="TRACE Document Uplift" w:date="2026-05-10T23:03:01+00:00">
    <w:p>
      <w:r>
        <w:t>Metric or target deviation needs procedure coverage: Suppliers assessed for ESG/labour standards (% of critical suppliers).. Why this was suggested: The source row records a material deviation for Suppliers assessed for ESG/labour standards (% of critical suppliers): target: 100% critical suppliers assessed by FY26; actual: 42% assessed (FY24); status: Open; owner: Procurement / ESG. Source document(s): esg_rcm.xlsx - ESG Risk &amp; Controls Matrix row 13 column Current Value (FY24).</w:t>
      </w:r>
    </w:p>
  </w:comment>
  <w:comment w:id="11" w:author="TRACE Document Uplift" w:date="2026-05-10T23:03:01+00:00">
    <w:p>
      <w:r>
        <w:t>Metric or target deviation needs procedure coverage: % of senior management variable pay linked to ESG KPIs.. Why this was suggested: The source row records a material deviation for % of senior management variable pay linked to ESG KPIs: target: ≥ 30% by FY26; actual: 20% (FY24); status: Open; owner: Remuneration Committee. Source document(s): esg_rcm.xlsx - ESG Risk &amp; Controls Matrix row 15 column Current Value (FY24).</w:t>
      </w:r>
    </w:p>
  </w:comment>
  <w:comment w:id="12" w:author="TRACE Document Uplift" w:date="2026-05-10T23:03:01+00:00">
    <w:p>
      <w:r>
        <w:t>Metric or target deviation needs procedure coverage: ABC Training Completion (%).. Why this was suggested: The source row records a material deviation for ABC Training Completion (%): target: 100%; actual: 74%; deviation: -26.0%; status: Closed. Source document(s): esg_metric_deviation_log.xlsx - Metric Deviation Log row 4 column Deviation (%).</w:t>
      </w:r>
    </w:p>
  </w:comment>
  <w:comment w:id="13" w:author="TRACE Document Uplift" w:date="2026-05-10T23:03:01+00:00">
    <w:p>
      <w:r>
        <w:t>Metric or target deviation needs procedure coverage: Financed Emissions – Oil &amp; Gas Sector (tCO2e / ₹ Cr).. Why this was suggested: The source row records a material deviation for Financed Emissions – Oil &amp; Gas Sector (tCO2e / ₹ Cr): target: ≤ 48.0; actual: 62.4; deviation: 30.0%; status: Closed. Source document(s): esg_metric_deviation_log.xlsx - Metric Deviation Log row 5 column Deviation (%).</w:t>
      </w:r>
    </w:p>
  </w:comment>
  <w:comment w:id="14" w:author="TRACE Document Uplift" w:date="2026-05-10T23:03:01+00:00">
    <w:p>
      <w:r>
        <w:t>Metric or target deviation needs procedure coverage: Customer Complaint Resolution ≤ 30 days (%).. Why this was suggested: The source row records a material deviation for Customer Complaint Resolution ≤ 30 days (%): target: ≥ 90%; actual: 71%; deviation: -21.1%; status: Closed. Source document(s): esg_metric_deviation_log.xlsx - Metric Deviation Log row 6 column Deviation (%).</w:t>
      </w:r>
    </w:p>
  </w:comment>
  <w:comment w:id="15" w:author="TRACE Document Uplift" w:date="2026-05-10T23:03:01+00:00">
    <w:p>
      <w:r>
        <w:t>Metric or target deviation needs procedure coverage: Water Consumption (KL).. Why this was suggested: The source row records a material deviation for Water Consumption (KL): target: ≤ 17,500 per quarter; actual: 22,100 (Q1 alone); deviation: +26.3%; status: Closed. Source document(s): esg_metric_deviation_log.xlsx - Metric Deviation Log row 8 column Deviation (%).</w:t>
      </w:r>
    </w:p>
  </w:comment>
  <w:comment w:id="16" w:author="TRACE Document Uplift" w:date="2026-05-10T23:03:01+00:00">
    <w:p>
      <w:r>
        <w:t>Metric or target deviation needs procedure coverage: Whistleblower SLA ≤ 60 days (%).. Why this was suggested: The source row records a material deviation for Whistleblower SLA ≤ 60 days (%): target: ≥ 95%; actual: 64%; deviation: -32.6%; status: Closed. Source document(s): esg_metric_deviation_log.xlsx - Metric Deviation Log row 9 column Deviation (%).</w:t>
      </w:r>
    </w:p>
  </w:comment>
  <w:comment w:id="17" w:author="TRACE Document Uplift" w:date="2026-05-10T23:03:01+00:00">
    <w:p>
      <w:r>
        <w:t>Metric or target deviation needs procedure coverage: LTIFR (per million hrs worked).. Why this was suggested: The source row records a material deviation for LTIFR (per million hrs worked): target: ≤ 0.10; actual: 0.32; deviation: +220%; status: Closed. Source document(s): esg_metric_deviation_log.xlsx - Metric Deviation Log row 10 column Deviation (%).</w:t>
      </w:r>
    </w:p>
  </w:comment>
  <w:comment w:id="18" w:author="TRACE Document Uplift" w:date="2026-05-10T23:03:01+00:00">
    <w:p>
      <w:r>
        <w:t>Metric or target deviation needs procedure coverage: BRSR Scope 3 Emissions – Business Travel (tCO2e).. Why this was suggested: The source row records a material deviation for BRSR Scope 3 Emissions – Business Travel (tCO2e): target: Required for BRSR Core; actual: Data unavailable; deviation: N/A – Data Gap; status: Closed. Source document(s): esg_metric_deviation_log.xlsx - Metric Deviation Log row 11 column Deviation (%).</w:t>
      </w:r>
    </w:p>
  </w:comment>
  <w:comment w:id="19" w:author="TRACE Document Uplift" w:date="2026-05-10T23:03:01+00:00">
    <w:p>
      <w:r>
        <w:t>Metric or target deviation needs procedure coverage: Independent Directors (% of Board).. Why this was suggested: The source row records a material deviation for Independent Directors (% of Board): target: ≥ 50% (SEBI LODR); actual: 47%; deviation: -6.0%; status: Closed. Source document(s): esg_metric_deviation_log.xlsx - Metric Deviation Log row 12 column Deviation (%).</w:t>
      </w:r>
    </w:p>
  </w:comment>
  <w:comment w:id="20" w:author="TRACE Document Uplift" w:date="2026-05-10T23:03:01+00:00">
    <w:p>
      <w:r>
        <w:t>Define Significance and Materiality Thresholds. Why this was suggested: The SOP relies on 'judgement' to determine if a deviation is significant (Step 1, Section 5.2) or material for escalation (Step 3, Section 5.2). This lacks the precision required for consistent auditing and reporting. Source document(s): esg_reporting_sop.docx.</w:t>
      </w:r>
    </w:p>
  </w:comment>
  <w:comment w:id="21" w:author="TRACE Document Uplift" w:date="2026-05-10T23:03:01+00:00">
    <w:p>
      <w:r>
        <w:t>Establish a Centralized Deviation Log. Why this was suggested: Section 5.2 Step 4 mentions documenting the deviation but does not specify where. For auditability, a centralized log is necessary to track all identified deviations, their causes, and the status of corrective actions. Source document(s): esg_reporting_sop.docx.</w:t>
      </w:r>
    </w:p>
  </w:comment>
  <w:comment w:id="22" w:author="TRACE Document Uplift" w:date="2026-05-10T23:03:01+00:00">
    <w:p>
      <w:r>
        <w:t>Specify Escalation Path. Why this was suggested: Section 5.2 Step 3 uses vague language ('appropriate level of management') which creates ambiguity regarding who is ultimately responsible for deciding on corrective actions for material issues. Source document(s): esg_reporting_sop.docx.</w:t>
      </w:r>
    </w:p>
  </w:comment>
  <w:comment w:id="23" w:author="TRACE Document Uplift" w:date="2026-05-10T23:03:01+00:00">
    <w:p>
      <w:r>
        <w:t>Add Verification Step for Consolidated Data. Why this was suggested: Section 4.2 describes consolidation but lacks a verification or 'four-eyes' check before the data is used for reporting or deviation analysis. Source document(s): esg_reporting_sop.docx.</w:t>
      </w:r>
    </w:p>
  </w:comment>
  <w:comment w:id="24" w:author="TRACE Document Uplift" w:date="2026-05-10T23:03:01+00:00">
    <w:p>
      <w:r>
        <w:t>Align Deviation Definition with Document Terminology. Why this was suggested: The terminology section defines deviation relative to the 'prior year figure', but Section 5.2 Step 1 refers to the 'prior period'. Source document(s): esg_reporting_sop.docx.</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006B3C"/>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5FA3"/>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2026-05-07T21:05:10.247Z</dcterms:created>
  <dcterms:modified xsi:type="dcterms:W3CDTF">2026-05-07T21:05:10.248Z</dcterms:modified>
</cp:coreProperties>
</file>

<file path=docProps/custom.xml><?xml version="1.0" encoding="utf-8"?>
<Properties xmlns="http://schemas.openxmlformats.org/officeDocument/2006/custom-properties" xmlns:vt="http://schemas.openxmlformats.org/officeDocument/2006/docPropsVTypes"/>
</file>