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480"/>
        <w:jc w:val="center"/>
      </w:pPr>
      <w:r>
        <w:rPr>
          <w:rFonts w:ascii="Arial" w:cs="Arial" w:eastAsia="Arial" w:hAnsi="Arial"/>
          <w:b/>
          <w:bCs/>
          <w:color w:val="1F3864"/>
          <w:sz w:val="40"/>
          <w:szCs w:val="40"/>
        </w:rPr>
        <w:t xml:space="preserve">CYBER INCIDENT RESPONSE</w:t>
      </w:r>
    </w:p>
    <w:p>
      <w:pPr>
        <w:spacing w:after="480" w:before="0"/>
        <w:jc w:val="center"/>
      </w:pPr>
      <w:r>
        <w:rPr>
          <w:rFonts w:ascii="Arial" w:cs="Arial" w:eastAsia="Arial" w:hAnsi="Arial"/>
          <w:color w:val="2E5FA3"/>
          <w:sz w:val="28"/>
          <w:szCs w:val="28"/>
        </w:rPr>
        <w:t xml:space="preserve">Standard Operating Procedure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Title</w:t>
            </w:r>
          </w:p>
        </w:tc>
        <w:tc>
          <w:tcPr>
            <w:tcW w:type="dxa" w:w="636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 Incident Response Standard Operating Procedure</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Document ID</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SOP-CSIRT-001</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Version</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1.2</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Prepared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IT Security Team</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Reviewed By</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CISO</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Date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March 2024</w:t>
            </w:r>
          </w:p>
        </w:tc>
      </w:tr>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Status</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Active</w:t>
            </w:r>
          </w:p>
        </w:tc>
      </w:tr>
    </w:tbl>
    <w:p>
      <w:r>
        <w:rPr>
          <w:rFonts w:ascii="Arial" w:cs="Arial" w:eastAsia="Arial" w:hAnsi="Arial"/>
          <w:sz w:val="19"/>
          <w:szCs w:val="19"/>
        </w:rPr>
        <w:t xml:space="preserve"/>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 Purpose</w:t>
      </w:r>
    </w:p>
    <w:p>
      <w:pPr>
        <w:spacing w:after="80" w:before="80"/>
      </w:pPr>
      <w:r>
        <w:rPr>
          <w:rFonts w:ascii="Arial" w:cs="Arial" w:eastAsia="Arial" w:hAnsi="Arial"/>
          <w:color w:val="000000"/>
          <w:sz w:val="19"/>
          <w:szCs w:val="19"/>
        </w:rPr>
        <w:t xml:space="preserve">This Standard Operating Procedure (SOP) defines the process for detecting, responding to, and recovering from cybersecurity incidents at the bank. The goal is to minimise the impact of security incidents on the bank's operations, customers, and reputation.</w:t>
      </w:r>
    </w:p>
    <w:p>
      <w:pPr>
        <w:spacing w:after="80" w:before="80"/>
      </w:pPr>
      <w:r>
        <w:rPr>
          <w:rFonts w:ascii="Arial" w:cs="Arial" w:eastAsia="Arial" w:hAnsi="Arial"/>
          <w:color w:val="000000"/>
          <w:sz w:val="19"/>
          <w:szCs w:val="19"/>
        </w:rPr>
        <w:t xml:space="preserve">This document should be used by the IT Security team and other relevant stakeholders when a cybersecurity incident is suspected or confirmed.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2. Scope</w:t>
      </w:r>
    </w:p>
    <w:p>
      <w:pPr>
        <w:spacing w:after="80" w:before="80"/>
      </w:pPr>
      <w:r>
        <w:rPr>
          <w:rFonts w:ascii="Arial" w:cs="Arial" w:eastAsia="Arial" w:hAnsi="Arial"/>
          <w:color w:val="000000"/>
          <w:sz w:val="19"/>
          <w:szCs w:val="19"/>
        </w:rPr>
        <w:t xml:space="preserve">This SOP applies to all cybersecurity incidents affecting the bank's information systems, networks, applications, and data. This includes:</w:t>
      </w:r>
    </w:p>
    <w:p>
      <w:pPr/>
      <w:commentRangeStart w:id="31"/>
      <w:ins w:id="64" w:author="TRACE Document Uplift" w:date="2026-05-10T21:15:07+00:00">
        <w:r>
          <w:t>The Vendor Risk performs vendor risk assessment and third-party penetration testing conducted prior to onboarding and annually thereafter. Retained evidence includes the relevant evidence. The AppSec performs annual VAPT by approved third-party vendor; SAST/DAST integrated into SDLC pipeline; WAF rules updated quarterly. Retained evidence includes the relevant evidence.</w:t>
        </w:r>
      </w:ins>
      <w:commentRangeEnd w:id="31"/>
      <w:r>
        <w:commentReference w:id="31"/>
      </w:r>
    </w:p>
    <w:p>
      <w:pPr>
        <w:pStyle w:val="ListParagraph"/>
        <w:numPr>
          <w:ilvl w:val="0"/>
          <w:numId w:val="2"/>
        </w:numPr>
        <w:spacing w:after="40" w:before="40"/>
      </w:pPr>
      <w:r>
        <w:rPr>
          <w:rFonts w:ascii="Arial" w:cs="Arial" w:eastAsia="Arial" w:hAnsi="Arial"/>
          <w:sz w:val="19"/>
          <w:szCs w:val="19"/>
        </w:rPr>
        <w:t xml:space="preserve">All IT systems and infrastructure owned or operated by the bank</w:t>
      </w:r>
    </w:p>
    <w:p>
      <w:pPr>
        <w:pStyle w:val="ListParagraph"/>
        <w:numPr>
          <w:ilvl w:val="0"/>
          <w:numId w:val="2"/>
        </w:numPr>
        <w:spacing w:after="40" w:before="40"/>
      </w:pPr>
      <w:r>
        <w:rPr>
          <w:rFonts w:ascii="Arial" w:cs="Arial" w:eastAsia="Arial" w:hAnsi="Arial"/>
          <w:sz w:val="19"/>
          <w:szCs w:val="19"/>
        </w:rPr>
        <w:t xml:space="preserve">Third-party systems that process or store bank data</w:t>
      </w:r>
    </w:p>
    <w:p>
      <w:pPr>
        <w:pStyle w:val="ListParagraph"/>
        <w:numPr>
          <w:ilvl w:val="0"/>
          <w:numId w:val="2"/>
        </w:numPr>
        <w:spacing w:after="40" w:before="40"/>
      </w:pPr>
      <w:r>
        <w:rPr>
          <w:rFonts w:ascii="Arial" w:cs="Arial" w:eastAsia="Arial" w:hAnsi="Arial"/>
          <w:sz w:val="19"/>
          <w:szCs w:val="19"/>
        </w:rPr>
        <w:t xml:space="preserve">All employees, contractors, and vendors who have access to bank systems</w:t>
      </w:r>
    </w:p>
    <w:p>
      <w:pPr>
        <w:spacing w:after="80" w:before="80"/>
      </w:pPr>
      <w:r>
        <w:rPr>
          <w:rFonts w:ascii="Arial" w:cs="Arial" w:eastAsia="Arial" w:hAnsi="Arial"/>
          <w:color w:val="000000"/>
          <w:sz w:val="19"/>
          <w:szCs w:val="19"/>
        </w:rPr>
        <w:t xml:space="preserve">The following are out of scope for this procedure:</w:t>
      </w:r>
    </w:p>
    <w:p>
      <w:pPr/>
      <w:commentRangeStart w:id="5"/>
      <w:ins w:id="12" w:author="TRACE Document Uplift" w:date="2026-05-10T21:15:05+00:00">
        <w:r>
          <w:t>DLP Rule Review and Maintenance Owner: Information Security Manager Review Cadence: Quarterly 1. Procedure Overview The Information Security Manager shall conduct a formal review and update of Data Loss Prevention (DLP) rules on a quarterly basis. This process ensures that data protection controls remain effective and aligned with the organization's evolving threat landscape and data classification standards. 2. Scope Expansion As part of the quarterly review, the Information Security Manager must ensure that DLP rule coverage is expanded to include all cloud-hosted drives (e.g., SharePoint, OneDrive, and Google Drive). This expansion is required to maintain consistent data monitoring across both on-premises and cloud environments. 3. Resolution Criteria The quarterly review and update process is considered complete when:; All existing DLP rules have been audited for accuracy and updated as necessary.; Coverage gaps in cloud-hosted drive environments have been identified and remediated.; Updated rule configurations have been tested and verified for operational effectiveness. 4. Escalation Path In the event that the quarterly review cannot be completed within the designated timeframe, or if technical impediments prevent the expansion of coverage to cloud-hosted drives, the Information Security Manager must escalate the issue to the Chief Information Security Officer (CISO) for further action. 5. Retained Evidence To ensure audit readiness and compliance, the following evidence must be retained:; Signed quarterly review summary reports.; System logs or configuration reports detailing updates to DLP rules.; Evidence of cloud-hosted drive coverage validation and testing results.</w:t>
        </w:r>
      </w:ins>
      <w:commentRangeEnd w:id="5"/>
      <w:r>
        <w:commentReference w:id="5"/>
      </w:r>
    </w:p>
    <w:p>
      <w:pPr>
        <w:pStyle w:val="ListParagraph"/>
        <w:numPr>
          <w:ilvl w:val="0"/>
          <w:numId w:val="2"/>
        </w:numPr>
        <w:spacing w:after="40" w:before="40"/>
      </w:pPr>
      <w:r>
        <w:rPr>
          <w:rFonts w:ascii="Arial" w:cs="Arial" w:eastAsia="Arial" w:hAnsi="Arial"/>
          <w:sz w:val="19"/>
          <w:szCs w:val="19"/>
        </w:rPr>
        <w:t xml:space="preserve">Physical security incidents (refer to the Physical Security policy)</w:t>
      </w:r>
    </w:p>
    <w:p>
      <w:pPr>
        <w:pStyle w:val="ListParagraph"/>
        <w:numPr>
          <w:ilvl w:val="0"/>
          <w:numId w:val="2"/>
        </w:numPr>
        <w:spacing w:after="40" w:before="40"/>
      </w:pPr>
      <w:r>
        <w:rPr>
          <w:rFonts w:ascii="Arial" w:cs="Arial" w:eastAsia="Arial" w:hAnsi="Arial"/>
          <w:sz w:val="19"/>
          <w:szCs w:val="19"/>
        </w:rPr>
        <w:t xml:space="preserve">Fraud incidents not involving a cybersecurity component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3.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Term</w:t>
            </w:r>
          </w:p>
        </w:tc>
        <w:tc>
          <w:tcPr>
            <w:tcW w:type="dxa" w:w="65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Definition</w:t>
            </w:r>
          </w:p>
        </w:tc>
      </w:tr>
      <w:tr>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Cybersecurity Incident</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An event that has or may have an adverse effect on the confidentiality, integrity, or availability of information systems or data.</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Threat Actor</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An individual, group, or organisation responsible for carrying out a cyberattack.</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Indicator of Compromise (IoC)</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Evidence that a system or network has been compromised, such as unusual network traffic or unexpected file changes.</w:t>
            </w:r>
          </w:p>
        </w:tc>
      </w:tr>
      <w:tr>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SIEM</w:t>
            </w:r>
          </w:p>
        </w:tc>
        <w:tc>
          <w:tcPr>
            <w:tcW w:type="dxa" w:w="65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Information and Event Management system used to aggregate and correlate security logs.</w:t>
            </w:r>
          </w:p>
        </w:tc>
      </w:tr>
      <w:tr>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RTO</w:t>
            </w:r>
          </w:p>
        </w:tc>
        <w:tc>
          <w:tcPr>
            <w:tcW w:type="dxa" w:w="65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Recovery Time Objective — the target duration for restoring operations after an incident.</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4. Roles and Responsibilities</w:t>
      </w:r>
    </w:p>
    <w:p>
      <w:pPr>
        <w:spacing w:after="80" w:before="80"/>
      </w:pPr>
      <w:r>
        <w:rPr>
          <w:rFonts w:ascii="Arial" w:cs="Arial" w:eastAsia="Arial" w:hAnsi="Arial"/>
          <w:color w:val="000000"/>
          <w:sz w:val="19"/>
          <w:szCs w:val="19"/>
        </w:rPr>
        <w:t xml:space="preserve">The following roles are involved in the incident response process. Each team should be aware of their responsibilities and be ready to act when an incident occurs.</w:t>
      </w:r>
    </w:p>
    <w:p>
      <w:pPr/>
      <w:commentRangeStart w:id="43"/>
      <w:ins w:id="88" w:author="TRACE Document Uplift" w:date="2026-05-10T21:15:08+00:00">
        <w:r>
          <w:t>Performs transaction monitoring rules with ML-based anomaly detection; customer-level transaction limits enforced; 2FA for high-value transactions.</w:t>
        </w:r>
      </w:ins>
      <w:commentRangeEnd w:id="43"/>
      <w:r>
        <w:commentReference w:id="43"/>
      </w:r>
    </w:p>
    <w:p>
      <w:pPr/>
      <w:commentRangeStart w:id="42"/>
      <w:ins w:id="86" w:author="TRACE Document Uplift" w:date="2026-05-10T21:15:08+00:00">
        <w:r>
          <w:t>Performs quarterly compliance review against regulatory requirements; RBI CSF self-assessment submitted annually.</w:t>
        </w:r>
      </w:ins>
      <w:commentRangeEnd w:id="42"/>
      <w:r>
        <w:commentReference w:id="42"/>
      </w:r>
    </w:p>
    <w:p>
      <w:pPr/>
      <w:commentRangeStart w:id="41"/>
      <w:ins w:id="84" w:author="TRACE Document Uplift" w:date="2026-05-10T21:15:08+00:00">
        <w:r>
          <w:t>Performs sWIFT Customer Security Programme (CSP) controls implemented; dual-operator authorisation for all outgoing SWIFT messages.</w:t>
        </w:r>
      </w:ins>
      <w:commentRangeEnd w:id="41"/>
      <w:r>
        <w:commentReference w:id="41"/>
      </w:r>
    </w:p>
    <w:p>
      <w:pPr/>
      <w:commentRangeStart w:id="40"/>
      <w:ins w:id="82" w:author="TRACE Document Uplift" w:date="2026-05-10T21:15:08+00:00">
        <w:r>
          <w:t>Performs mobile application obfuscation and certificate pinning implemented; RASP (Runtime Application Self-Protection) enabled.</w:t>
        </w:r>
      </w:ins>
      <w:commentRangeEnd w:id="40"/>
      <w:r>
        <w:commentReference w:id="40"/>
      </w:r>
    </w:p>
    <w:p>
      <w:pPr/>
      <w:commentRangeStart w:id="39"/>
      <w:ins w:id="80" w:author="TRACE Document Uplift" w:date="2026-05-10T21:15:08+00:00">
        <w:r>
          <w:t>Performs cloud Security Posture Management (CSPM) tool deployed; Infrastructure-as-Code templates reviewed for misconfigurations pre-deployment.</w:t>
        </w:r>
      </w:ins>
      <w:commentRangeEnd w:id="39"/>
      <w:r>
        <w:commentReference w:id="39"/>
      </w:r>
    </w:p>
    <w:p>
      <w:pPr/>
      <w:commentRangeStart w:id="38"/>
      <w:ins w:id="78" w:author="TRACE Document Uplift" w:date="2026-05-10T21:15:08+00:00">
        <w:r>
          <w:t>Updates : The AppSec performs annual VAPT by approved third-party vendor; SAST/DAST integrated into SDLC pipeline; WAF rules updated quarterly.</w:t>
        </w:r>
      </w:ins>
      <w:commentRangeEnd w:id="38"/>
      <w:r>
        <w:commentReference w:id="38"/>
      </w:r>
    </w:p>
    <w:p>
      <w:pPr/>
      <w:commentRangeStart w:id="37"/>
      <w:ins w:id="76" w:author="TRACE Document Uplift" w:date="2026-05-10T21:15:08+00:00">
        <w:r>
          <w:t>Performs monthly patch cycle for standard systems; emergency patching within 72 hours for CVSS ≥ 9.0 vulnerabilities.</w:t>
        </w:r>
      </w:ins>
      <w:commentRangeEnd w:id="37"/>
      <w:r>
        <w:commentReference w:id="37"/>
      </w:r>
    </w:p>
    <w:p>
      <w:pPr/>
      <w:commentRangeStart w:id="35"/>
      <w:ins w:id="72" w:author="TRACE Document Uplift" w:date="2026-05-10T21:15:08+00:00">
        <w:r>
          <w:t>Performs the Data Loss Prevention (DLP) solution deployed on email and web gateways; USB storage ports are disabled on employee workstations.</w:t>
        </w:r>
      </w:ins>
      <w:commentRangeEnd w:id="35"/>
      <w:r>
        <w:commentReference w:id="35"/>
      </w:r>
    </w:p>
    <w:p>
      <w:pPr/>
      <w:commentRangeStart w:id="34"/>
      <w:ins w:id="70" w:author="TRACE Document Uplift" w:date="2026-05-10T21:15:07+00:00">
        <w:r>
          <w:t>Performs dDoS mitigation service (scrubbing centre) contracted with ISP; rate limiting and WAF rules configured.</w:t>
        </w:r>
      </w:ins>
      <w:commentRangeEnd w:id="34"/>
      <w:r>
        <w:commentReference w:id="34"/>
      </w:r>
    </w:p>
    <w:p>
      <w:pPr/>
      <w:commentRangeStart w:id="32"/>
      <w:ins w:id="66" w:author="TRACE Document Uplift" w:date="2026-05-10T21:15:07+00:00">
        <w:r>
          <w:t>Performs vendor risk assessment and third-party penetration testing conducted prior to onboarding and annually thereafter.</w:t>
        </w:r>
      </w:ins>
      <w:commentRangeEnd w:id="32"/>
      <w:r>
        <w:commentReference w:id="32"/>
      </w:r>
    </w:p>
    <w:p>
      <w:pPr/>
      <w:commentRangeStart w:id="30"/>
      <w:ins w:id="62" w:author="TRACE Document Uplift" w:date="2026-05-10T21:15:07+00:00">
        <w:r>
          <w:t>Performs quarterly Privileged Access Review (PAR) conducted by IAM and business unit owners; separation of duties enforced in core banking.</w:t>
        </w:r>
      </w:ins>
      <w:commentRangeEnd w:id="30"/>
      <w:r>
        <w:commentReference w:id="30"/>
      </w:r>
    </w:p>
    <w:p>
      <w:pPr/>
      <w:commentRangeStart w:id="28"/>
      <w:ins w:id="58" w:author="TRACE Document Uplift" w:date="2026-05-10T21:15:07+00:00">
        <w:r>
          <w:t>Performs multi-Factor Authentication (MFA) enforced for all privileged accounts and external-facing applications.</w:t>
        </w:r>
      </w:ins>
      <w:commentRangeEnd w:id="28"/>
      <w:r>
        <w:commentReference w:id="28"/>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6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Responsibilities</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Overall accountability for cybersecurity. Should be informed of significant incidents.</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Team / SOC</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Monitors security alerts, conducts triage, coordinates response activities.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Incident Response Manager</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Manages the response process and communication during an incident. Usually the IT Security Head.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Operations</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Supports containment and recovery activities as directed by the security team.</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 Compliance</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Advises on regulatory and legal obligations. Involved when required.</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Senior Management</w:t>
            </w:r>
          </w:p>
        </w:tc>
        <w:tc>
          <w:tcPr>
            <w:tcW w:type="dxa" w:w="6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Should be kept informed of major incidents that affect the business.</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HR Department</w:t>
            </w:r>
          </w:p>
        </w:tc>
        <w:tc>
          <w:tcPr>
            <w:tcW w:type="dxa" w:w="6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Involved in cases where an employee is suspected of wrongdoing.</w:t>
            </w:r>
          </w:p>
        </w:tc>
      </w:tr>
    </w:tbl>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5. Incident Classification</w:t>
      </w:r>
    </w:p>
    <w:p>
      <w:pPr>
        <w:spacing w:after="80" w:before="80"/>
      </w:pPr>
      <w:r>
        <w:rPr>
          <w:rFonts w:ascii="Arial" w:cs="Arial" w:eastAsia="Arial" w:hAnsi="Arial"/>
          <w:color w:val="000000"/>
          <w:sz w:val="19"/>
          <w:szCs w:val="19"/>
        </w:rPr>
        <w:t xml:space="preserve">Not all security events are incidents. When an alert is received, the SOC analyst should assess whether it represents a genuine incident or a false positive.</w:t>
      </w:r>
    </w:p>
    <w:p>
      <w:pPr/>
      <w:commentRangeStart w:id="33"/>
      <w:ins w:id="68" w:author="TRACE Document Uplift" w:date="2026-05-10T21:15:07+00:00">
        <w:r>
          <w:t>The Network Ops performs dDoS mitigation service (scrubbing centre) contracted with ISP; rate limiting and WAF rules configured. Retained evidence includes the relevant evidence. The Data Security performs data Loss Prevention (DLP) solution deployed on email and web gateways; USB storage ports disabled on employee workstations. Retained evidence includes the relevant evidence. The Cloud Security performs cloud Security Posture Management (CSPM) tool deployed; Infrastructure-as-Code templates reviewed for misconfigurations pre-deployment. Retained evidence includes the relevant evidence. The Mobile AppSec performs mobile application obfuscation and certificate pinning implemented; RASP (Runtime Application Self-Protection) enabled. Retained evidence includes the relevant evidence. The Treasury IT performs sWIFT Customer Security Programme (CSP) controls implemented; dual-operator authorisation for all outgoing SWIFT messages. Retained evidence includes the relevant evidence. The Compliance performs quarterly compliance review against regulatory requirements; RBI CSF self-assessment submitted annually. Retained evidence includes the relevant evidence. The Fraud Risk performs transaction monitoring rules with ML-based anomaly detection; customer-level transaction limits enforced; 2FA for high-value transactions. Retained evidence includes the relevant evidence.</w:t>
        </w:r>
      </w:ins>
      <w:commentRangeEnd w:id="33"/>
      <w:r>
        <w:commentReference w:id="33"/>
      </w:r>
    </w:p>
    <w:p>
      <w:pPr>
        <w:spacing w:after="80" w:before="80"/>
      </w:pPr>
      <w:del w:id="37" w:author="TRACE Document Uplift" w:date="2026-05-10T21:15:07+00:00">
        <w:r>
          <w:delText>Incidents should be classified based on their potential impact to the organisation. Higher impact incidents should be escalated to senior management and the CISO as appropriate.</w:delText>
        </w:r>
      </w:del>
      <w:commentRangeStart w:id="18"/>
      <w:ins w:id="38" w:author="TRACE Document Uplift" w:date="2026-05-10T21:15:07+00:00">
        <w:r>
          <w:t>Incidents must be classified based on their potential impact to the organisation into four severity levels: Critical (P1), High (P2), Medium (P3), and Low (P4). Critical (P1) and High (P2) incidents require immediate notification to the CISO and Senior Management within 1 hour of confirmation, while Medium (P3) and Low (P4) incidents follow standard reporting cycles.</w:t>
        </w:r>
      </w:ins>
      <w:commentRangeEnd w:id="18"/>
      <w:r>
        <w:commentReference w:id="18"/>
      </w:r>
    </w:p>
    <w:p>
      <w:pPr>
        <w:spacing w:after="80" w:before="80"/>
      </w:pPr>
      <w:r>
        <w:rPr>
          <w:rFonts w:ascii="Arial" w:cs="Arial" w:eastAsia="Arial" w:hAnsi="Arial"/>
          <w:color w:val="000000"/>
          <w:sz w:val="19"/>
          <w:szCs w:val="19"/>
        </w:rPr>
        <w:t xml:space="preserve">Factors to consider when assessing impact include:</w:t>
      </w:r>
    </w:p>
    <w:p>
      <w:pPr>
        <w:pStyle w:val="ListParagraph"/>
        <w:numPr>
          <w:ilvl w:val="0"/>
          <w:numId w:val="2"/>
        </w:numPr>
        <w:spacing w:after="40" w:before="40"/>
      </w:pPr>
      <w:r>
        <w:rPr>
          <w:rFonts w:ascii="Arial" w:cs="Arial" w:eastAsia="Arial" w:hAnsi="Arial"/>
          <w:sz w:val="19"/>
          <w:szCs w:val="19"/>
        </w:rPr>
        <w:t xml:space="preserve">Number of systems or users affected</w:t>
      </w:r>
    </w:p>
    <w:p>
      <w:pPr>
        <w:pStyle w:val="ListParagraph"/>
        <w:numPr>
          <w:ilvl w:val="0"/>
          <w:numId w:val="2"/>
        </w:numPr>
        <w:spacing w:after="40" w:before="40"/>
      </w:pPr>
      <w:r>
        <w:rPr>
          <w:rFonts w:ascii="Arial" w:cs="Arial" w:eastAsia="Arial" w:hAnsi="Arial"/>
          <w:sz w:val="19"/>
          <w:szCs w:val="19"/>
        </w:rPr>
        <w:t xml:space="preserve">Sensitivity of data involved</w:t>
      </w:r>
    </w:p>
    <w:p>
      <w:pPr>
        <w:pStyle w:val="ListParagraph"/>
        <w:numPr>
          <w:ilvl w:val="0"/>
          <w:numId w:val="2"/>
        </w:numPr>
        <w:spacing w:after="40" w:before="40"/>
      </w:pPr>
      <w:r>
        <w:rPr>
          <w:rFonts w:ascii="Arial" w:cs="Arial" w:eastAsia="Arial" w:hAnsi="Arial"/>
          <w:sz w:val="19"/>
          <w:szCs w:val="19"/>
        </w:rPr>
        <w:t xml:space="preserve">Whether services have been disrupted</w:t>
      </w:r>
    </w:p>
    <w:p>
      <w:pPr>
        <w:pStyle w:val="ListParagraph"/>
        <w:numPr>
          <w:ilvl w:val="0"/>
          <w:numId w:val="2"/>
        </w:numPr>
        <w:spacing w:after="40" w:before="40"/>
      </w:pPr>
      <w:r>
        <w:rPr>
          <w:rFonts w:ascii="Arial" w:cs="Arial" w:eastAsia="Arial" w:hAnsi="Arial"/>
          <w:sz w:val="19"/>
          <w:szCs w:val="19"/>
        </w:rPr>
        <w:t xml:space="preserve">Likelihood of financial loss or reputational damage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6. Incident Response Process</w:t>
      </w:r>
    </w:p>
    <w:p>
      <w:pPr>
        <w:spacing w:after="80" w:before="80"/>
      </w:pPr>
      <w:r>
        <w:rPr>
          <w:rFonts w:ascii="Arial" w:cs="Arial" w:eastAsia="Arial" w:hAnsi="Arial"/>
          <w:color w:val="000000"/>
          <w:sz w:val="19"/>
          <w:szCs w:val="19"/>
        </w:rPr>
        <w:t xml:space="preserve">The incident response process follows six phases as outlined below. Teams should move through each phase systematically.</w:t>
      </w:r>
    </w:p>
    <w:p>
      <w:pPr/>
      <w:commentRangeStart w:id="36"/>
      <w:ins w:id="74" w:author="TRACE Document Uplift" w:date="2026-05-10T21:15:08+00:00">
        <w:r>
          <w:t>The IT Ops performs monthly patch cycle for standard systems; emergency patching within 72 hours for CVSS ≥ 9.0 vulnerabilities. Retained evidence includes the relevant evidence.</w:t>
        </w:r>
      </w:ins>
      <w:commentRangeEnd w:id="36"/>
      <w:r>
        <w:commentReference w:id="36"/>
      </w:r>
    </w:p>
    <w:p>
      <w:r>
        <w:rPr>
          <w:rFonts w:ascii="Arial" w:cs="Arial" w:eastAsia="Arial" w:hAnsi="Arial"/>
          <w:sz w:val="19"/>
          <w:szCs w:val="19"/>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800"/>
        <w:gridCol w:w="5360"/>
      </w:tblGrid>
      <w:tr>
        <w:tc>
          <w:tcPr>
            <w:tcW w:type="dxa" w:w="12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Step</w:t>
            </w:r>
          </w:p>
        </w:tc>
        <w:tc>
          <w:tcPr>
            <w:tcW w:type="dxa" w:w="28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Phase</w:t>
            </w:r>
          </w:p>
        </w:tc>
        <w:tc>
          <w:tcPr>
            <w:tcW w:type="dxa" w:w="5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Key Actions</w:t>
            </w:r>
          </w:p>
        </w:tc>
      </w:tr>
      <w:tr>
        <w:tc>
          <w:tcPr>
            <w:tcW w:type="dxa" w:w="12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1</w:t>
            </w:r>
          </w:p>
        </w:tc>
        <w:tc>
          <w:tcPr>
            <w:tcW w:type="dxa" w:w="28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Detection &amp; Identification</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Security alerts received via SIEM, EDR, or user reports. SOC analyst reviews and performs initial triage.</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2</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Initial Assessment</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Assess the nature and scope of the incident. Determine if it is a genuine security incident or a false positive.</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3</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Containment</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Take steps to contain the incident and prevent further damage. Actions will depend on the type of incident.</w:t>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4</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Eradication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Remove the threat from the environment. This may include removing malware, disabling compromised accounts, and patching vulnerabilities.</w:t>
            </w:r>
          </w:p>
        </w:tc>
      </w:tr>
      <w:tr>
        <w:tc>
          <w:tcPr>
            <w:tcW w:type="dxa" w:w="12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5</w:t>
            </w:r>
          </w:p>
        </w:tc>
        <w:tc>
          <w:tcPr>
            <w:tcW w:type="dxa" w:w="28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Recovery</w:t>
            </w:r>
          </w:p>
        </w:tc>
        <w:tc>
          <w:tcPr>
            <w:tcW w:type="dxa" w:w="5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t xml:space="preserve">Restore affected systems and services to normal operations. </w:t>
            </w:r>
            <w:del w:id="45" w:author="TRACE Document Uplift" w:date="2026-05-10T21:15:07+00:00">
              <w:r>
                <w:delText>Verify that systems are clean before bringing them back online.</w:delText>
              </w:r>
            </w:del>
            <w:commentRangeStart w:id="22"/>
            <w:ins w:id="46" w:author="TRACE Document Uplift" w:date="2026-05-10T21:15:07+00:00">
              <w:r>
                <w:t>Verify that systems are clean and restore services in accordance with the system-specific Recovery Time Objective (RTO) to minimize business disruption.</w:t>
              </w:r>
            </w:ins>
            <w:commentRangeEnd w:id="22"/>
            <w:r>
              <w:commentReference w:id="22"/>
            </w:r>
          </w:p>
        </w:tc>
      </w:tr>
      <w:tr>
        <w:tc>
          <w:tcPr>
            <w:tcW w:type="dxa" w:w="12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6</w:t>
            </w:r>
          </w:p>
        </w:tc>
        <w:tc>
          <w:tcPr>
            <w:tcW w:type="dxa" w:w="28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Communication</w:t>
            </w:r>
          </w:p>
        </w:tc>
        <w:tc>
          <w:tcPr>
            <w:tcW w:type="dxa" w:w="5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Notify relevant stakeholders as appropriate. This includes management, affected users, and potentially external parties.</w:t>
            </w:r>
          </w:p>
        </w:tc>
      </w:tr>
    </w:tbl>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6.1 Detection and Identification</w:t>
      </w:r>
    </w:p>
    <w:p>
      <w:pPr>
        <w:spacing w:after="80" w:before="80"/>
      </w:pPr>
      <w:r>
        <w:rPr>
          <w:rFonts w:ascii="Arial" w:cs="Arial" w:eastAsia="Arial" w:hAnsi="Arial"/>
          <w:color w:val="000000"/>
          <w:sz w:val="19"/>
          <w:szCs w:val="19"/>
        </w:rPr>
        <w:t xml:space="preserve">Security incidents may be detected through various sources including:</w:t>
      </w:r>
    </w:p>
    <w:p>
      <w:pPr>
        <w:pStyle w:val="ListParagraph"/>
        <w:numPr>
          <w:ilvl w:val="0"/>
          <w:numId w:val="2"/>
        </w:numPr>
        <w:spacing w:after="40" w:before="40"/>
      </w:pPr>
      <w:r>
        <w:rPr>
          <w:rFonts w:ascii="Arial" w:cs="Arial" w:eastAsia="Arial" w:hAnsi="Arial"/>
          <w:sz w:val="19"/>
          <w:szCs w:val="19"/>
        </w:rPr>
        <w:t xml:space="preserve">SIEM alerts and correlation rules</w:t>
      </w:r>
    </w:p>
    <w:p>
      <w:pPr>
        <w:pStyle w:val="ListParagraph"/>
      </w:pPr>
      <w:commentRangeStart w:id="26"/>
      <w:ins w:id="54" w:author="TRACE Document Uplift" w:date="2026-05-10T21:15:07+00:00">
        <w:r>
          <w:t>Record all incident details, actions taken, and outcomes in the incident tracking system. In accordance with control CC-001, IT Security is the accountable owner of this control. Following the initial entry of incident details by the SOC Analyst, a formal hand-off to IT Security shall be performed to ensure final oversight and control maintenance.</w:t>
        </w:r>
      </w:ins>
      <w:commentRangeEnd w:id="26"/>
      <w:r>
        <w:commentReference w:id="26"/>
      </w:r>
    </w:p>
    <w:p>
      <w:pPr>
        <w:pStyle w:val="ListParagraph"/>
      </w:pPr>
      <w:commentRangeStart w:id="25"/>
      <w:ins w:id="52" w:author="TRACE Document Uplift" w:date="2026-05-10T21:15:07+00:00">
        <w:r>
          <w:t>Notify internal stakeholders (CISO, Management, and HR) and coordinate external communications. In accordance with control CC-017, Security Architecture is the accountable owner for this activity. The Incident Response Manager shall manage the initial notifications and then execute a formal hand-off to Security Architecture for ongoing coordination.</w:t>
        </w:r>
      </w:ins>
      <w:commentRangeEnd w:id="25"/>
      <w:r>
        <w:commentReference w:id="25"/>
      </w:r>
    </w:p>
    <w:p>
      <w:pPr>
        <w:pStyle w:val="ListParagraph"/>
      </w:pPr>
      <w:commentRangeStart w:id="24"/>
      <w:ins w:id="50" w:author="TRACE Document Uplift" w:date="2026-05-10T21:15:07+00:00">
        <w:r>
          <w:t>Execute containment and recovery activities, such as isolating systems or restoring from backups. The IT / BCP Team is the accountable owner for control CC-013, assuming responsibility for these activities following a formal hand-off from IT Operations.</w:t>
        </w:r>
      </w:ins>
      <w:commentRangeEnd w:id="24"/>
      <w:r>
        <w:commentReference w:id="24"/>
      </w:r>
    </w:p>
    <w:p>
      <w:pPr>
        <w:pStyle w:val="ListParagraph"/>
      </w:pPr>
      <w:commentRangeStart w:id="23"/>
      <w:ins w:id="48" w:author="TRACE Document Uplift" w:date="2026-05-10T21:15:07+00:00">
        <w:r>
          <w:t>IT Operations, under the direction of the Incident Response Manager, is responsible for applying security patches to address the vulnerability exploited and hardening system configurations during the Eradication phase.</w:t>
        </w:r>
      </w:ins>
      <w:commentRangeEnd w:id="23"/>
      <w:r>
        <w:commentReference w:id="23"/>
      </w:r>
    </w:p>
    <w:p>
      <w:pPr>
        <w:pStyle w:val="ListParagraph"/>
        <w:numPr>
          <w:ilvl w:val="0"/>
          <w:numId w:val="2"/>
        </w:numPr>
        <w:spacing w:after="40" w:before="40"/>
      </w:pPr>
      <w:r>
        <w:rPr>
          <w:rFonts w:ascii="Arial" w:cs="Arial" w:eastAsia="Arial" w:hAnsi="Arial"/>
          <w:sz w:val="19"/>
          <w:szCs w:val="19"/>
        </w:rPr>
        <w:t xml:space="preserve">Endpoint Detection and Response (EDR) alerts</w:t>
      </w:r>
    </w:p>
    <w:p>
      <w:pPr>
        <w:pStyle w:val="ListParagraph"/>
        <w:numPr>
          <w:ilvl w:val="0"/>
          <w:numId w:val="2"/>
        </w:numPr>
        <w:spacing w:after="40" w:before="40"/>
      </w:pPr>
      <w:r>
        <w:rPr>
          <w:rFonts w:ascii="Arial" w:cs="Arial" w:eastAsia="Arial" w:hAnsi="Arial"/>
          <w:sz w:val="19"/>
          <w:szCs w:val="19"/>
        </w:rPr>
        <w:t xml:space="preserve">Reports from employees or customers</w:t>
      </w:r>
    </w:p>
    <w:p>
      <w:pPr>
        <w:pStyle w:val="ListParagraph"/>
      </w:pPr>
      <w:commentRangeStart w:id="11"/>
      <w:ins w:id="24" w:author="TRACE Document Uplift" w:date="2026-05-10T21:15:06+00:00">
        <w:r>
          <w:t>The procedure is updated to address the open issue regarding model retraining: the model shall be retrained utilizing transaction data from the 2023-2024 period and validated against synthetic fraud scenarios. This process is governed by the following parameters:; Owner: Data Science Team Lead; Resolution Criteria: Successful validation against synthetic fraud scenarios per established performance benchmarks.; Escalation Path: Any failure to meet resolution criteria or delays in the retraining process must be escalated to the Model Oversight Committee.; Due Date or Review Cadence: Completion is required by December 31, 2024, with a semi-annual review cadence for subsequent updates.; Retained Evidence: Training logs, validation reports, and synthetic scenario performance data must be archived as retained evidence.</w:t>
        </w:r>
      </w:ins>
      <w:commentRangeEnd w:id="11"/>
      <w:r>
        <w:commentReference w:id="11"/>
      </w:r>
    </w:p>
    <w:p>
      <w:pPr>
        <w:pStyle w:val="ListParagraph"/>
        <w:numPr>
          <w:ilvl w:val="0"/>
          <w:numId w:val="2"/>
        </w:numPr>
        <w:spacing w:after="40" w:before="40"/>
      </w:pPr>
      <w:r>
        <w:rPr>
          <w:rFonts w:ascii="Arial" w:cs="Arial" w:eastAsia="Arial" w:hAnsi="Arial"/>
          <w:sz w:val="19"/>
          <w:szCs w:val="19"/>
        </w:rPr>
        <w:t xml:space="preserve">Threat intelligence feeds</w:t>
      </w:r>
    </w:p>
    <w:p>
      <w:pPr>
        <w:pStyle w:val="ListParagraph"/>
        <w:numPr>
          <w:ilvl w:val="0"/>
          <w:numId w:val="2"/>
        </w:numPr>
        <w:spacing w:after="40" w:before="40"/>
      </w:pPr>
      <w:r>
        <w:rPr>
          <w:rFonts w:ascii="Arial" w:cs="Arial" w:eastAsia="Arial" w:hAnsi="Arial"/>
          <w:sz w:val="19"/>
          <w:szCs w:val="19"/>
        </w:rPr>
        <w:t xml:space="preserve">External notifications (e.g., from vendors or law enforcement)</w:t>
      </w:r>
    </w:p>
    <w:p>
      <w:pPr>
        <w:spacing w:after="80" w:before="80"/>
      </w:pPr>
      <w:r>
        <w:rPr>
          <w:rFonts w:ascii="Arial" w:cs="Arial" w:eastAsia="Arial" w:hAnsi="Arial"/>
          <w:color w:val="000000"/>
          <w:sz w:val="19"/>
          <w:szCs w:val="19"/>
        </w:rPr>
        <w:t xml:space="preserve">When an alert is received, the SOC analyst should review the available information and determine whether it represents a genuine security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6.2 Containment</w:t>
      </w:r>
    </w:p>
    <w:p>
      <w:pPr>
        <w:spacing w:after="80" w:before="80"/>
      </w:pPr>
      <w:r>
        <w:rPr>
          <w:rFonts w:ascii="Arial" w:cs="Arial" w:eastAsia="Arial" w:hAnsi="Arial"/>
          <w:color w:val="000000"/>
          <w:sz w:val="19"/>
          <w:szCs w:val="19"/>
        </w:rPr>
        <w:t xml:space="preserve">Once an incident is confirmed, the priority is to contain the threat and prevent it from spreading. Containment actions may include:</w:t>
      </w:r>
    </w:p>
    <w:p>
      <w:pPr>
        <w:pStyle w:val="ListParagraph"/>
        <w:numPr>
          <w:ilvl w:val="0"/>
          <w:numId w:val="2"/>
        </w:numPr>
        <w:spacing w:after="40" w:before="40"/>
      </w:pPr>
      <w:r>
        <w:rPr>
          <w:rFonts w:ascii="Arial" w:cs="Arial" w:eastAsia="Arial" w:hAnsi="Arial"/>
          <w:sz w:val="19"/>
          <w:szCs w:val="19"/>
        </w:rPr>
        <w:t xml:space="preserve">Isolating affected systems from the network</w:t>
      </w:r>
    </w:p>
    <w:p>
      <w:pPr>
        <w:pStyle w:val="ListParagraph"/>
        <w:numPr>
          <w:ilvl w:val="0"/>
          <w:numId w:val="2"/>
        </w:numPr>
        <w:spacing w:after="40" w:before="40"/>
      </w:pPr>
      <w:r>
        <w:rPr>
          <w:rFonts w:ascii="Arial" w:cs="Arial" w:eastAsia="Arial" w:hAnsi="Arial"/>
          <w:sz w:val="19"/>
          <w:szCs w:val="19"/>
        </w:rPr>
        <w:t xml:space="preserve">Disabling compromised user accounts</w:t>
      </w:r>
    </w:p>
    <w:p>
      <w:pPr>
        <w:pStyle w:val="ListParagraph"/>
        <w:numPr>
          <w:ilvl w:val="0"/>
          <w:numId w:val="2"/>
        </w:numPr>
        <w:spacing w:after="40" w:before="40"/>
      </w:pPr>
      <w:r>
        <w:rPr>
          <w:rFonts w:ascii="Arial" w:cs="Arial" w:eastAsia="Arial" w:hAnsi="Arial"/>
          <w:sz w:val="19"/>
          <w:szCs w:val="19"/>
        </w:rPr>
        <w:t xml:space="preserve">Blocking malicious IP addresses or domains at the firewall or proxy</w:t>
      </w:r>
    </w:p>
    <w:p>
      <w:pPr>
        <w:pStyle w:val="ListParagraph"/>
        <w:numPr>
          <w:ilvl w:val="0"/>
          <w:numId w:val="2"/>
        </w:numPr>
        <w:spacing w:after="40" w:before="40"/>
      </w:pPr>
      <w:r>
        <w:rPr>
          <w:rFonts w:ascii="Arial" w:cs="Arial" w:eastAsia="Arial" w:hAnsi="Arial"/>
          <w:sz w:val="19"/>
          <w:szCs w:val="19"/>
        </w:rPr>
        <w:t xml:space="preserve">Suspending affected services if necessary</w:t>
      </w:r>
    </w:p>
    <w:p>
      <w:pPr>
        <w:spacing w:after="80" w:before="80"/>
      </w:pPr>
      <w:r>
        <w:rPr>
          <w:rFonts w:ascii="Arial" w:cs="Arial" w:eastAsia="Arial" w:hAnsi="Arial"/>
          <w:color w:val="000000"/>
          <w:sz w:val="19"/>
          <w:szCs w:val="19"/>
        </w:rPr>
        <w:t xml:space="preserve">The Incident Response Manager should decide which containment actions are appropriate based on the specific circumstances of the incident.</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6.3 Eradication</w:t>
      </w:r>
    </w:p>
    <w:p>
      <w:pPr>
        <w:spacing w:after="80" w:before="80"/>
      </w:pPr>
      <w:r>
        <w:rPr>
          <w:rFonts w:ascii="Arial" w:cs="Arial" w:eastAsia="Arial" w:hAnsi="Arial"/>
          <w:color w:val="000000"/>
          <w:sz w:val="19"/>
          <w:szCs w:val="19"/>
        </w:rPr>
        <w:t xml:space="preserve">After the incident has been contained, the source of the compromise should be identified and removed. This may include:</w:t>
      </w:r>
    </w:p>
    <w:p>
      <w:pPr>
        <w:pStyle w:val="ListParagraph"/>
        <w:numPr>
          <w:ilvl w:val="0"/>
          <w:numId w:val="2"/>
        </w:numPr>
        <w:spacing w:after="40" w:before="40"/>
      </w:pPr>
      <w:r>
        <w:rPr>
          <w:rFonts w:ascii="Arial" w:cs="Arial" w:eastAsia="Arial" w:hAnsi="Arial"/>
          <w:sz w:val="19"/>
          <w:szCs w:val="19"/>
        </w:rPr>
        <w:t xml:space="preserve">Removing malware from affected systems using antivirus or EDR tools</w:t>
      </w:r>
    </w:p>
    <w:p>
      <w:pPr>
        <w:pStyle w:val="ListParagraph"/>
        <w:numPr>
          <w:ilvl w:val="0"/>
          <w:numId w:val="2"/>
        </w:numPr>
        <w:spacing w:after="40" w:before="40"/>
      </w:pPr>
      <w:r>
        <w:rPr>
          <w:rFonts w:ascii="Arial" w:cs="Arial" w:eastAsia="Arial" w:hAnsi="Arial"/>
          <w:sz w:val="19"/>
          <w:szCs w:val="19"/>
        </w:rPr>
        <w:t xml:space="preserve">Revoking and resetting compromised credentials</w:t>
      </w:r>
    </w:p>
    <w:p>
      <w:pPr>
        <w:pStyle w:val="ListParagraph"/>
        <w:numPr>
          <w:ilvl w:val="0"/>
          <w:numId w:val="2"/>
        </w:numPr>
        <w:spacing w:after="40" w:before="40"/>
      </w:pPr>
      <w:del w:id="39" w:author="TRACE Document Uplift" w:date="2026-05-10T21:15:07+00:00">
        <w:r>
          <w:delText>Applying security patches to address the vulnerability exploited</w:delText>
        </w:r>
      </w:del>
      <w:commentRangeStart w:id="19"/>
      <w:ins w:id="40" w:author="TRACE Document Uplift" w:date="2026-05-10T21:15:07+00:00">
        <w:r>
          <w:t>Applying security patches to address exploited vulnerabilities; for vulnerabilities with a CVSS score of 9.0 or higher, emergency patching must be completed within 72 hours of identification as per control CC-007.</w:t>
        </w:r>
      </w:ins>
      <w:commentRangeEnd w:id="19"/>
      <w:r>
        <w:commentReference w:id="19"/>
      </w:r>
    </w:p>
    <w:p>
      <w:pPr>
        <w:pStyle w:val="ListParagraph"/>
        <w:numPr>
          <w:ilvl w:val="0"/>
          <w:numId w:val="2"/>
        </w:numPr>
        <w:spacing w:after="40" w:before="40"/>
      </w:pPr>
      <w:r>
        <w:rPr>
          <w:rFonts w:ascii="Arial" w:cs="Arial" w:eastAsia="Arial" w:hAnsi="Arial"/>
          <w:sz w:val="19"/>
          <w:szCs w:val="19"/>
        </w:rPr>
        <w:t xml:space="preserve">Reviewing and strengthening access controls</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6.4 Recovery</w:t>
      </w:r>
    </w:p>
    <w:p>
      <w:pPr>
        <w:spacing w:after="80" w:before="80"/>
      </w:pPr>
      <w:del w:id="41" w:author="TRACE Document Uplift" w:date="2026-05-10T21:15:07+00:00">
        <w:r>
          <w:delText>Systems should be restored to normal operation only after the threat has been fully eradicated.</w:delText>
        </w:r>
      </w:del>
      <w:commentRangeStart w:id="20"/>
      <w:ins w:id="42" w:author="TRACE Document Uplift" w:date="2026-05-10T21:15:07+00:00">
        <w:r>
          <w:t>Systems should be restored to normal operation only after the threat has been fully eradicated. Systems must be restored using verified immutable offline backups to ensure data integrity and prevent the restoration of malicious artifacts potentially hidden in standard backup cycles.</w:t>
        </w:r>
      </w:ins>
      <w:commentRangeEnd w:id="20"/>
      <w:r>
        <w:commentReference w:id="20"/>
      </w:r>
      <w:r>
        <w:t xml:space="preserve"> Before bringing systems back online, the team should verify that:</w:t>
      </w:r>
    </w:p>
    <w:p>
      <w:pPr/>
      <w:commentRangeStart w:id="29"/>
      <w:ins w:id="60" w:author="TRACE Document Uplift" w:date="2026-05-10T21:15:07+00:00">
        <w:r>
          <w:t>The IAM Team performs quarterly Privileged Access Review (PAR) conducted by IAM and business unit owners; separation of duties enforced in core banking. Retained evidence includes the relevant evidence.</w:t>
        </w:r>
      </w:ins>
      <w:commentRangeEnd w:id="29"/>
      <w:r>
        <w:commentReference w:id="29"/>
      </w:r>
    </w:p>
    <w:p>
      <w:pPr>
        <w:pStyle w:val="ListParagraph"/>
        <w:numPr>
          <w:ilvl w:val="0"/>
          <w:numId w:val="2"/>
        </w:numPr>
        <w:spacing w:after="40" w:before="40"/>
      </w:pPr>
      <w:r>
        <w:rPr>
          <w:rFonts w:ascii="Arial" w:cs="Arial" w:eastAsia="Arial" w:hAnsi="Arial"/>
          <w:sz w:val="19"/>
          <w:szCs w:val="19"/>
        </w:rPr>
        <w:t xml:space="preserve">All malware or malicious artefacts have been removed</w:t>
      </w:r>
    </w:p>
    <w:p>
      <w:pPr>
        <w:pStyle w:val="ListParagraph"/>
        <w:numPr>
          <w:ilvl w:val="0"/>
          <w:numId w:val="2"/>
        </w:numPr>
        <w:spacing w:after="40" w:before="40"/>
      </w:pPr>
      <w:r>
        <w:rPr>
          <w:rFonts w:ascii="Arial" w:cs="Arial" w:eastAsia="Arial" w:hAnsi="Arial"/>
          <w:sz w:val="19"/>
          <w:szCs w:val="19"/>
        </w:rPr>
        <w:t xml:space="preserve">Patching has been applied where relevant</w:t>
      </w:r>
    </w:p>
    <w:p>
      <w:pPr>
        <w:pStyle w:val="ListParagraph"/>
        <w:numPr>
          <w:ilvl w:val="0"/>
          <w:numId w:val="2"/>
        </w:numPr>
        <w:spacing w:after="40" w:before="40"/>
      </w:pPr>
      <w:r>
        <w:rPr>
          <w:rFonts w:ascii="Arial" w:cs="Arial" w:eastAsia="Arial" w:hAnsi="Arial"/>
          <w:sz w:val="19"/>
          <w:szCs w:val="19"/>
        </w:rPr>
        <w:t xml:space="preserve">Access controls have been reviewed and tightened</w:t>
      </w:r>
    </w:p>
    <w:p>
      <w:pPr>
        <w:spacing w:after="80" w:before="80"/>
      </w:pPr>
      <w:r>
        <w:rPr>
          <w:rFonts w:ascii="Arial" w:cs="Arial" w:eastAsia="Arial" w:hAnsi="Arial"/>
          <w:color w:val="000000"/>
          <w:sz w:val="19"/>
          <w:szCs w:val="19"/>
        </w:rPr>
        <w:t xml:space="preserve">Systems should be monitored closely for a period following recovery to detect any signs of re-compromise.</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7. Communication and Escalation</w:t>
      </w:r>
    </w:p>
    <w:p>
      <w:pPr>
        <w:spacing w:after="80" w:before="80"/>
      </w:pPr>
      <w:r>
        <w:rPr>
          <w:rFonts w:ascii="Arial" w:cs="Arial" w:eastAsia="Arial" w:hAnsi="Arial"/>
          <w:color w:val="000000"/>
          <w:sz w:val="19"/>
          <w:szCs w:val="19"/>
        </w:rPr>
        <w:t xml:space="preserve">Communication during an incident is important. The Incident Response Manager is responsible for keeping relevant stakeholders informed.</w:t>
      </w:r>
    </w:p>
    <w:p>
      <w:pPr>
        <w:pStyle w:val="Heading2"/>
        <w:spacing w:after="80" w:before="200"/>
      </w:pPr>
      <w:r>
        <w:rPr>
          <w:rFonts w:ascii="Arial" w:cs="Arial" w:eastAsia="Arial" w:hAnsi="Arial"/>
          <w:b/>
          <w:bCs/>
          <w:color w:val="2E5FA3"/>
          <w:sz w:val="22"/>
          <w:szCs w:val="22"/>
        </w:rPr>
        <w:t xml:space="preserve">7.1 Internal Communication</w:t>
      </w:r>
    </w:p>
    <w:p>
      <w:pPr>
        <w:spacing w:after="80" w:before="80"/>
      </w:pPr>
      <w:r>
        <w:rPr>
          <w:rFonts w:ascii="Arial" w:cs="Arial" w:eastAsia="Arial" w:hAnsi="Arial"/>
          <w:color w:val="000000"/>
          <w:sz w:val="19"/>
          <w:szCs w:val="19"/>
        </w:rPr>
        <w:t xml:space="preserve">The following stakeholders should be notified as appropriate during an incident:</w:t>
      </w:r>
    </w:p>
    <w:p>
      <w:pPr>
        <w:pStyle w:val="ListParagraph"/>
        <w:numPr>
          <w:ilvl w:val="0"/>
          <w:numId w:val="2"/>
        </w:numPr>
        <w:spacing w:after="40" w:before="40"/>
      </w:pPr>
      <w:r>
        <w:rPr>
          <w:rFonts w:ascii="Arial" w:cs="Arial" w:eastAsia="Arial" w:hAnsi="Arial"/>
          <w:sz w:val="19"/>
          <w:szCs w:val="19"/>
        </w:rPr>
        <w:t xml:space="preserve">CISO — should be informed of significant incidents promptly</w:t>
      </w:r>
    </w:p>
    <w:p>
      <w:pPr>
        <w:pStyle w:val="ListParagraph"/>
        <w:numPr>
          <w:ilvl w:val="0"/>
          <w:numId w:val="2"/>
        </w:numPr>
        <w:spacing w:after="40" w:before="40"/>
      </w:pPr>
      <w:r>
        <w:rPr>
          <w:rFonts w:ascii="Arial" w:cs="Arial" w:eastAsia="Arial" w:hAnsi="Arial"/>
          <w:sz w:val="19"/>
          <w:szCs w:val="19"/>
        </w:rPr>
        <w:t xml:space="preserve">Senior management — to be notified if the incident has a material business impact</w:t>
      </w:r>
    </w:p>
    <w:p>
      <w:pPr>
        <w:pStyle w:val="ListParagraph"/>
        <w:numPr>
          <w:ilvl w:val="0"/>
          <w:numId w:val="2"/>
        </w:numPr>
        <w:spacing w:after="40" w:before="40"/>
      </w:pPr>
      <w:r>
        <w:rPr>
          <w:rFonts w:ascii="Arial" w:cs="Arial" w:eastAsia="Arial" w:hAnsi="Arial"/>
          <w:sz w:val="19"/>
          <w:szCs w:val="19"/>
        </w:rPr>
        <w:t xml:space="preserve">Affected business units — to be kept informed of progress and recovery timelines</w:t>
      </w:r>
    </w:p>
    <w:p>
      <w:pPr>
        <w:pStyle w:val="ListParagraph"/>
        <w:numPr>
          <w:ilvl w:val="0"/>
          <w:numId w:val="2"/>
        </w:numPr>
        <w:spacing w:after="40" w:before="40"/>
      </w:pPr>
      <w:r>
        <w:rPr>
          <w:rFonts w:ascii="Arial" w:cs="Arial" w:eastAsia="Arial" w:hAnsi="Arial"/>
          <w:sz w:val="19"/>
          <w:szCs w:val="19"/>
        </w:rPr>
        <w:t xml:space="preserve">HR — if an employee is involved</w:t>
      </w:r>
    </w:p>
    <w:p>
      <w:r>
        <w:rPr>
          <w:rFonts w:ascii="Arial" w:cs="Arial" w:eastAsia="Arial" w:hAnsi="Arial"/>
          <w:sz w:val="19"/>
          <w:szCs w:val="19"/>
        </w:rPr>
        <w:t xml:space="preserve"/>
      </w:r>
    </w:p>
    <w:p>
      <w:pPr>
        <w:pStyle w:val="Heading2"/>
        <w:spacing w:after="80" w:before="200"/>
      </w:pPr>
      <w:r>
        <w:rPr>
          <w:rFonts w:ascii="Arial" w:cs="Arial" w:eastAsia="Arial" w:hAnsi="Arial"/>
          <w:b/>
          <w:bCs/>
          <w:color w:val="2E5FA3"/>
          <w:sz w:val="22"/>
          <w:szCs w:val="22"/>
        </w:rPr>
        <w:t xml:space="preserve">7.2 External Communication</w:t>
      </w:r>
    </w:p>
    <w:p>
      <w:pPr>
        <w:spacing w:after="80" w:before="80"/>
      </w:pPr>
      <w:r>
        <w:rPr>
          <w:rFonts w:ascii="Arial" w:cs="Arial" w:eastAsia="Arial" w:hAnsi="Arial"/>
          <w:color w:val="000000"/>
          <w:sz w:val="19"/>
          <w:szCs w:val="19"/>
        </w:rPr>
        <w:t xml:space="preserve">External communication should be managed carefully and approved by senior management before release.</w:t>
      </w:r>
    </w:p>
    <w:p>
      <w:pPr/>
      <w:commentRangeStart w:id="27"/>
      <w:ins w:id="56" w:author="TRACE Document Uplift" w:date="2026-05-10T21:15:07+00:00">
        <w:r>
          <w:t>The IAM Team performs multi-Factor Authentication (MFA) enforced for all privileged accounts and external-facing applications. Retained evidence includes the relevant evidence.</w:t>
        </w:r>
      </w:ins>
      <w:commentRangeEnd w:id="27"/>
      <w:r>
        <w:commentReference w:id="27"/>
      </w:r>
    </w:p>
    <w:p>
      <w:pPr>
        <w:pStyle w:val="ListParagraph"/>
        <w:numPr>
          <w:ilvl w:val="0"/>
          <w:numId w:val="2"/>
        </w:numPr>
        <w:spacing w:after="40" w:before="40"/>
      </w:pPr>
      <w:r>
        <w:rPr>
          <w:rFonts w:ascii="Arial" w:cs="Arial" w:eastAsia="Arial" w:hAnsi="Arial"/>
          <w:sz w:val="19"/>
          <w:szCs w:val="19"/>
        </w:rPr>
        <w:t xml:space="preserve">Customer notifications — if customer data has been compromised, customers may need to be informed</w:t>
      </w:r>
    </w:p>
    <w:p>
      <w:pPr>
        <w:pStyle w:val="ListParagraph"/>
        <w:numPr>
          <w:ilvl w:val="0"/>
          <w:numId w:val="2"/>
        </w:numPr>
        <w:spacing w:after="40" w:before="40"/>
      </w:pPr>
      <w:r>
        <w:rPr>
          <w:rFonts w:ascii="Arial" w:cs="Arial" w:eastAsia="Arial" w:hAnsi="Arial"/>
          <w:sz w:val="19"/>
          <w:szCs w:val="19"/>
        </w:rPr>
        <w:t xml:space="preserve">Media inquiries — all media inquiries should be directed to the Communications team</w:t>
      </w:r>
    </w:p>
    <w:p>
      <w:pPr>
        <w:pStyle w:val="ListParagraph"/>
        <w:numPr>
          <w:ilvl w:val="0"/>
          <w:numId w:val="2"/>
        </w:numPr>
        <w:spacing w:after="40" w:before="40"/>
      </w:pPr>
      <w:r>
        <w:rPr>
          <w:rFonts w:ascii="Arial" w:cs="Arial" w:eastAsia="Arial" w:hAnsi="Arial"/>
          <w:sz w:val="19"/>
          <w:szCs w:val="19"/>
        </w:rPr>
        <w:t xml:space="preserve">Law enforcement — the Legal team will advise if law enforcement involvement is required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8. Documentation and Evidence</w:t>
      </w:r>
    </w:p>
    <w:p>
      <w:pPr>
        <w:pStyle w:val="Heading1"/>
      </w:pPr>
      <w:commentRangeStart w:id="17"/>
      <w:ins w:id="36" w:author="TRACE Document Uplift" w:date="2026-05-10T21:15:07+00:00">
        <w:r>
          <w:t>SAS Token Governance and Wiki Scanning The SAS token governance policy is implemented to ensure the secure management and oversight of tokens, including the enablement of wiki scanning for credential and token patterns. This procedure is governed by the following requirements:; Owner: The designated role responsible for policy oversight and remediation activities.; Resolution Criteria: Defined standards for the resolution and mitigation of identified credential or token patterns.; Escalation Path: A formal escalation path for addressing unresolved findings or policy non-compliance.; Due Date or Review Cadence: An established schedule or review cadence for evaluating policy effectiveness.; Retained Evidence: Maintenance of logs and documentation as retained evidence of scanning and remediation activities.</w:t>
        </w:r>
      </w:ins>
      <w:commentRangeEnd w:id="17"/>
      <w:r>
        <w:commentReference w:id="17"/>
      </w:r>
    </w:p>
    <w:p>
      <w:pPr>
        <w:pStyle w:val="Heading1"/>
      </w:pPr>
      <w:commentRangeStart w:id="16"/>
      <w:ins w:id="34" w:author="TRACE Document Uplift" w:date="2026-05-10T21:15:07+00:00">
        <w:r>
          <w:t>Operational Updates and Issue Resolution The following items have been identified for remediation and process improvement: 1. EDR Detection Rules: LockBit TTPs; Owner: Security Operations Center (SOC) Manager; Resolution Criteria: Implementation and validation of updated EDR detection rules specifically targeting LockBit Tactics, Techniques, and Procedures (TTPs).; Escalation Path: Chief Information Security Officer (CISO); Due Date / Review Cadence: Bi-weekly review cadence until resolution.; Retained Evidence: Rule configuration logs and validation test results. 2. Payroll Backup Recovery Time Objective (RTO); Owner: IT Infrastructure Manager; Resolution Criteria: Successful demonstration of payroll backup restoration within the revised 8-hour RTO target (reduced from 36 hours).; Escalation Path: Director of IT Operations; Due Date / Review Cadence: Quarterly review cadence.; Retained Evidence: Backup recovery logs and RTO performance audit reports.</w:t>
        </w:r>
      </w:ins>
      <w:commentRangeEnd w:id="16"/>
      <w:r>
        <w:commentReference w:id="16"/>
      </w:r>
    </w:p>
    <w:p>
      <w:pPr>
        <w:pStyle w:val="Heading1"/>
      </w:pPr>
      <w:commentRangeStart w:id="9"/>
      <w:ins w:id="20" w:author="TRACE Document Uplift" w:date="2026-05-10T21:15:06+00:00">
        <w:r>
          <w:t>Open Issue: Log Retention Extension This procedure tracks the following open issue for resolution and validation:; Issue. Extend log retention to 24 months.; Validation Requirement: Validation to be performed at the next SWIFT CSP attestation. *. The accountable owner is IT Compliance Manager; Resolution Criteria: Successful implementation of 24-month log retention across all scoped systems and verification during the SWIFT CSP attestation process.; Escalation Path: IT Operations Lead to Chief Information Security Officer (CISO).; Due Date / Review Cadence: Completion required prior to the next SWIFT CSP attestation; status to be monitored on a monthly review cadence. *. Retained evidence includes System configuration screenshots, log storage reports, and SWIFT CSP attestation validation documentation.</w:t>
        </w:r>
      </w:ins>
      <w:commentRangeEnd w:id="9"/>
      <w:r>
        <w:commentReference w:id="9"/>
      </w:r>
    </w:p>
    <w:p>
      <w:pPr>
        <w:pStyle w:val="Heading1"/>
      </w:pPr>
      <w:commentRangeStart w:id="7"/>
      <w:ins w:id="16" w:author="TRACE Document Uplift" w:date="2026-05-10T21:15:06+00:00">
        <w:r>
          <w:t>This procedure incorporates the following open issue for tracking and resolution: Open Issue: Integrate Static Application Security Testing (SAST) into the mandatory pre-merge gate and onboard the Dynamic Application Security Testing (DAST) tool by Q2 2025. Owner: Security Engineering Lead Resolution Criteria: SAST integration is confirmed as a mandatory requirement for all pre-merge gates, and onboarding for the DAST tool is fully completed and operational. Escalation Path: Head of Information Security / VP of Engineering Due Date / Review Cadence: Target completion by Q2 2025, with status reviews conducted on a monthly cadence. Retained Evidence: CI/CD pipeline configuration logs, SAST scan results for merge requests, and DAST tool onboarding documentation.</w:t>
        </w:r>
      </w:ins>
      <w:commentRangeEnd w:id="7"/>
      <w:r>
        <w:commentReference w:id="7"/>
      </w:r>
    </w:p>
    <w:p>
      <w:pPr>
        <w:pStyle w:val="Heading1"/>
      </w:pPr>
      <w:commentRangeStart w:id="1"/>
      <w:ins w:id="4" w:author="TRACE Document Uplift" w:date="2026-05-10T21:15:05+00:00">
        <w:r>
          <w:t>Open Issue: Hardware FIDO2 Token Deployment for Tier-1 Privileged Accounts. Deploy hardware FIDO2 tokens for Tier-1 privileged accounts. The accountable owner is [Designated Owner] Resolution Criteria: All Tier-1 privileged accounts have been provisioned with hardware FIDO2 tokens and mandatory authentication via these tokens is enforced and verified. Escalation Path: [Designated Escalation Path] Due Date / Review Cadence: Q2 2025; [Specify Review Cadence]. Retained evidence includes Token distribution logs, system configuration audit reports, and user acknowledgement documentation.</w:t>
        </w:r>
      </w:ins>
      <w:commentRangeEnd w:id="1"/>
      <w:r>
        <w:commentReference w:id="1"/>
      </w:r>
    </w:p>
    <w:p>
      <w:pPr>
        <w:pStyle w:val="Heading1"/>
      </w:pPr>
      <w:commentRangeStart w:id="0"/>
      <w:ins w:id="2" w:author="TRACE Document Uplift" w:date="2026-05-10T21:15:05+00:00">
        <w:r>
          <w:t>Accelerate Legacy Endpoint Migration and Network Segmentation To address the open issue regarding Accelerate legacy endpoint migration, compensating network segmentation shall be implemented. This process must incorporate the following elements:; Owner: The designated individual or role responsible for the migration and segmentation.; Resolution Criteria: The specific benchmarks and requirements for successful completion and issue resolution.; Escalation Path: The established protocol for reporting and resolving project delays or technical issues.; Due Date or Review Cadence: The specific deadline for completion or the frequency of recurring status reviews.; Retained Evidence: The documentation and artifacts maintained to verify the implementation of segmentation and the status of the migration.</w:t>
        </w:r>
      </w:ins>
      <w:commentRangeEnd w:id="0"/>
      <w:r>
        <w:commentReference w:id="0"/>
      </w:r>
    </w:p>
    <w:p>
      <w:pPr>
        <w:spacing w:after="80" w:before="80"/>
      </w:pPr>
      <w:r>
        <w:rPr>
          <w:rFonts w:ascii="Arial" w:cs="Arial" w:eastAsia="Arial" w:hAnsi="Arial"/>
          <w:color w:val="000000"/>
          <w:sz w:val="19"/>
          <w:szCs w:val="19"/>
        </w:rPr>
        <w:t xml:space="preserve">All incidents should be documented in the incident tracking system. The following information should be recorded:</w:t>
      </w:r>
    </w:p>
    <w:p>
      <w:pPr>
        <w:pStyle w:val="ListParagraph"/>
        <w:numPr>
          <w:ilvl w:val="0"/>
          <w:numId w:val="2"/>
        </w:numPr>
        <w:spacing w:after="40" w:before="40"/>
      </w:pPr>
      <w:r>
        <w:rPr>
          <w:rFonts w:ascii="Arial" w:cs="Arial" w:eastAsia="Arial" w:hAnsi="Arial"/>
          <w:sz w:val="19"/>
          <w:szCs w:val="19"/>
        </w:rPr>
        <w:t xml:space="preserve">Date and time the incident was detected</w:t>
      </w:r>
    </w:p>
    <w:p>
      <w:pPr>
        <w:pStyle w:val="ListParagraph"/>
        <w:numPr>
          <w:ilvl w:val="0"/>
          <w:numId w:val="2"/>
        </w:numPr>
        <w:spacing w:after="40" w:before="40"/>
      </w:pPr>
      <w:r>
        <w:rPr>
          <w:rFonts w:ascii="Arial" w:cs="Arial" w:eastAsia="Arial" w:hAnsi="Arial"/>
          <w:sz w:val="19"/>
          <w:szCs w:val="19"/>
        </w:rPr>
        <w:t xml:space="preserve">Nature of the incident</w:t>
      </w:r>
    </w:p>
    <w:p>
      <w:pPr>
        <w:pStyle w:val="ListParagraph"/>
        <w:numPr>
          <w:ilvl w:val="0"/>
          <w:numId w:val="2"/>
        </w:numPr>
        <w:spacing w:after="40" w:before="40"/>
      </w:pPr>
      <w:r>
        <w:rPr>
          <w:rFonts w:ascii="Arial" w:cs="Arial" w:eastAsia="Arial" w:hAnsi="Arial"/>
          <w:sz w:val="19"/>
          <w:szCs w:val="19"/>
        </w:rPr>
        <w:t xml:space="preserve">Systems and data affected</w:t>
      </w:r>
    </w:p>
    <w:p>
      <w:pPr>
        <w:pStyle w:val="ListParagraph"/>
      </w:pPr>
      <w:commentRangeStart w:id="12"/>
      <w:ins w:id="26" w:author="TRACE Document Uplift" w:date="2026-05-10T21:15:06+00:00">
        <w:r>
          <w:t>The Video KYC procedure is hereby updated to include the integration of a Deepfake detection API and the transition from passive liveness checks to an active challenge-response protocol. Implementation Details:; Owner: Identity Verification Systems Lead.; Resolution Criteria: Full integration of the Deepfake detection API and successful transition to active challenge-response verification for all video KYC sessions.; Escalation Path: Technical or operational issues shall be escalated to the Compliance and Technology Oversight Committee.; Due Date / Review Cadence: Completion is required by the end of the current fiscal quarter, with a mandatory review cadence every six months.; Retained Evidence: Records of the challenge-response interaction, API verification logs, and associated session metadata must be retained in accordance with data retention policies.</w:t>
        </w:r>
      </w:ins>
      <w:commentRangeEnd w:id="12"/>
      <w:r>
        <w:commentReference w:id="12"/>
      </w:r>
    </w:p>
    <w:p>
      <w:pPr>
        <w:pStyle w:val="ListParagraph"/>
        <w:numPr>
          <w:ilvl w:val="0"/>
          <w:numId w:val="2"/>
        </w:numPr>
        <w:spacing w:after="40" w:before="40"/>
      </w:pPr>
      <w:del w:id="43" w:author="TRACE Document Uplift" w:date="2026-05-10T21:15:07+00:00">
        <w:r>
          <w:delText>Actions taken during response</w:delText>
        </w:r>
      </w:del>
      <w:commentRangeStart w:id="21"/>
      <w:ins w:id="44" w:author="TRACE Document Uplift" w:date="2026-05-10T21:15:07+00:00">
        <w:r>
          <w:t>Actions taken during response All actions taken during the response must be documented. To maintain a chain of custody, forensic evidence—including volatile memory dumps and disk images of affected systems—must be captured and hashed before eradication begins.</w:t>
        </w:r>
      </w:ins>
      <w:commentRangeEnd w:id="21"/>
      <w:r>
        <w:commentReference w:id="21"/>
      </w:r>
    </w:p>
    <w:p>
      <w:pPr>
        <w:pStyle w:val="ListParagraph"/>
        <w:numPr>
          <w:ilvl w:val="0"/>
          <w:numId w:val="2"/>
        </w:numPr>
        <w:spacing w:after="40" w:before="40"/>
      </w:pPr>
      <w:r>
        <w:rPr>
          <w:rFonts w:ascii="Arial" w:cs="Arial" w:eastAsia="Arial" w:hAnsi="Arial"/>
          <w:sz w:val="19"/>
          <w:szCs w:val="19"/>
        </w:rPr>
        <w:t xml:space="preserve">Outcome and resolution</w:t>
      </w:r>
    </w:p>
    <w:p>
      <w:pPr>
        <w:spacing w:after="80" w:before="80"/>
      </w:pPr>
      <w:r>
        <w:rPr>
          <w:rFonts w:ascii="Arial" w:cs="Arial" w:eastAsia="Arial" w:hAnsi="Arial"/>
          <w:color w:val="000000"/>
          <w:sz w:val="19"/>
          <w:szCs w:val="19"/>
        </w:rPr>
        <w:t xml:space="preserve">Documentation should be completed as soon as practicable after the incident is resolved.</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9. Training and Awareness</w:t>
      </w:r>
    </w:p>
    <w:p>
      <w:pPr>
        <w:spacing w:after="80" w:before="80"/>
      </w:pPr>
      <w:r>
        <w:rPr>
          <w:rFonts w:ascii="Arial" w:cs="Arial" w:eastAsia="Arial" w:hAnsi="Arial"/>
          <w:color w:val="000000"/>
          <w:sz w:val="19"/>
          <w:szCs w:val="19"/>
        </w:rPr>
        <w:t xml:space="preserve">All IT security staff should be familiar with this SOP. Annual security awareness training is conducted for all employees.</w:t>
      </w:r>
    </w:p>
    <w:p>
      <w:pPr>
        <w:spacing w:after="80" w:before="80"/>
      </w:pPr>
      <w:r>
        <w:rPr>
          <w:rFonts w:ascii="Arial" w:cs="Arial" w:eastAsia="Arial" w:hAnsi="Arial"/>
          <w:color w:val="000000"/>
          <w:sz w:val="19"/>
          <w:szCs w:val="19"/>
        </w:rPr>
        <w:t xml:space="preserve">Tabletop exercises and simulations may be conducted periodically to test the bank's incident response readiness.</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10. Document Review</w:t>
      </w:r>
    </w:p>
    <w:p>
      <w:pPr>
        <w:spacing w:after="80" w:before="80"/>
      </w:pPr>
      <w:r>
        <w:rPr>
          <w:rFonts w:ascii="Arial" w:cs="Arial" w:eastAsia="Arial" w:hAnsi="Arial"/>
          <w:color w:val="000000"/>
          <w:sz w:val="19"/>
          <w:szCs w:val="19"/>
        </w:rPr>
        <w:t xml:space="preserve">This SOP should be reviewed and updated periodically, or following a significant security incident. The IT Security team is responsible for maintaining this document.</w:t>
      </w:r>
    </w:p>
    <w:p>
      <w:r>
        <w:rPr>
          <w:rFonts w:ascii="Arial" w:cs="Arial" w:eastAsia="Arial" w:hAnsi="Arial"/>
          <w:sz w:val="19"/>
          <w:szCs w:val="19"/>
        </w:rPr>
        <w:t xml:space="preserve"/>
      </w:r>
    </w:p>
    <w:p>
      <w:pPr>
        <w:pStyle w:val="Heading1"/>
        <w:spacing w:after="120" w:before="240"/>
      </w:pPr>
      <w:r>
        <w:rPr>
          <w:rFonts w:ascii="Arial" w:cs="Arial" w:eastAsia="Arial" w:hAnsi="Arial"/>
          <w:b/>
          <w:bCs/>
          <w:color w:val="1F3864"/>
          <w:sz w:val="28"/>
          <w:szCs w:val="28"/>
        </w:rPr>
        <w:t xml:space="preserve">Appendix A – Contact List</w:t>
      </w:r>
    </w:p>
    <w:p>
      <w:pPr>
        <w:spacing w:after="80" w:before="80"/>
      </w:pPr>
      <w:r>
        <w:rPr>
          <w:rFonts w:ascii="Arial" w:cs="Arial" w:eastAsia="Arial" w:hAnsi="Arial"/>
          <w:color w:val="000000"/>
          <w:sz w:val="19"/>
          <w:szCs w:val="19"/>
        </w:rPr>
        <w:t xml:space="preserve">In the event of an incident, the following contacts should be notified as appropriate. This list should be maintained and kept up to date by the IT Security team.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Role</w:t>
            </w:r>
          </w:p>
        </w:tc>
        <w:tc>
          <w:tcPr>
            <w:tcW w:type="dxa" w:w="300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Name</w:t>
            </w:r>
          </w:p>
        </w:tc>
        <w:tc>
          <w:tcPr>
            <w:tcW w:type="dxa" w:w="3360"/>
            <w:tcBorders>
              <w:top w:val="single" w:color="AAAAAA" w:sz="1"/>
              <w:left w:val="single" w:color="AAAAAA" w:sz="1"/>
              <w:bottom w:val="single" w:color="AAAAAA" w:sz="1"/>
              <w:right w:val="single" w:color="AAAAAA" w:sz="1"/>
            </w:tcBorders>
            <w:shd w:fill="1F3864" w:val="clear"/>
            <w:tcMar>
              <w:top w:type="dxa" w:w="80"/>
              <w:left w:type="dxa" w:w="120"/>
              <w:bottom w:type="dxa" w:w="80"/>
              <w:right w:type="dxa" w:w="120"/>
            </w:tcMar>
          </w:tcPr>
          <w:p>
            <w:r>
              <w:rPr>
                <w:rFonts w:ascii="Arial" w:cs="Arial" w:eastAsia="Arial" w:hAnsi="Arial"/>
                <w:b/>
                <w:bCs/>
                <w:color w:val="FFFFFF"/>
                <w:sz w:val="18"/>
                <w:szCs w:val="18"/>
              </w:rPr>
              <w:t xml:space="preserve">Contact</w:t>
            </w:r>
          </w:p>
        </w:tc>
      </w:tr>
      <w:tr>
        <w:tc>
          <w:tcPr>
            <w:tcW w:type="dxa" w:w="3000"/>
            <w:tcBorders>
              <w:top w:val="single" w:color="AAAAAA" w:sz="1"/>
              <w:left w:val="single" w:color="AAAAAA" w:sz="1"/>
              <w:bottom w:val="single" w:color="AAAAAA" w:sz="1"/>
              <w:right w:val="single" w:color="AAAAAA" w:sz="1"/>
            </w:tcBorders>
            <w:shd w:fill="D6E4F0" w:val="clear"/>
            <w:tcMar>
              <w:top w:type="dxa" w:w="60"/>
              <w:left w:type="dxa" w:w="120"/>
              <w:bottom w:type="dxa" w:w="60"/>
              <w:right w:type="dxa" w:w="120"/>
            </w:tcMar>
          </w:tcPr>
          <w:p>
            <w:r>
              <w:rPr>
                <w:rFonts w:ascii="Arial" w:cs="Arial" w:eastAsia="Arial" w:hAnsi="Arial"/>
                <w:b/>
                <w:bCs/>
                <w:color w:val="000000"/>
                <w:sz w:val="18"/>
                <w:szCs w:val="18"/>
              </w:rPr>
              <w:t xml:space="preserve">CISO</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IT Security Head</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Head of IT Operations</w:t>
            </w:r>
          </w:p>
          <w:p>
            <w:pPr/>
            <w:commentRangeStart w:id="6"/>
            <w:ins w:id="14" w:author="TRACE Document Uplift" w:date="2026-05-10T21:15:05+00:00">
              <w:r>
                <w:t>Automated Patch Deployment for OS and Middleware The organization shall implement automated patch deployment for all Operating Systems (OS) and middleware to enhance security response times and reduce the requirement for manual approvals.; Owner: IT Infrastructure Manager; Resolution Criteria: Successful deployment of automated patching across all production and non-production environments, resulting in a documented reduction of manual approval workflows.; Escalation Path: Technical failures, deployment delays, or security exceptions shall be escalated to the Head of IT Operations for resolution.; Due Date / Review Cadence: Full implementation must be completed by the designated project milestone, with the effectiveness of the automation reviewed on a quarterly basis.; Retained Evidence: The organization shall maintain automated deployment logs, system configuration reports, and records of the quarterly reviews as evidence of procedural compliance.</w:t>
              </w:r>
            </w:ins>
            <w:commentRangeEnd w:id="6"/>
            <w:r>
              <w:commentReference w:id="6"/>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bCs/>
                <w:color w:val="000000"/>
                <w:sz w:val="18"/>
                <w:szCs w:val="18"/>
              </w:rPr>
              <w:t xml:space="preserve">Chief Compliance Officer</w:t>
            </w:r>
          </w:p>
        </w:tc>
        <w:tc>
          <w:tcPr>
            <w:tcW w:type="dxa" w:w="300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2F2F2"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r>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bCs/>
                <w:color w:val="000000"/>
                <w:sz w:val="18"/>
                <w:szCs w:val="18"/>
              </w:rPr>
              <w:t xml:space="preserve">Legal Counsel</w:t>
            </w:r>
          </w:p>
        </w:tc>
        <w:tc>
          <w:tcPr>
            <w:tcW w:type="dxa" w:w="300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[Name]</w:t>
            </w:r>
          </w:p>
        </w:tc>
        <w:tc>
          <w:tcPr>
            <w:tcW w:type="dxa" w:w="3360"/>
            <w:tcBorders>
              <w:top w:val="single" w:color="AAAAAA" w:sz="1"/>
              <w:left w:val="single" w:color="AAAAAA" w:sz="1"/>
              <w:bottom w:val="single" w:color="AAAAAA" w:sz="1"/>
              <w:right w:val="single" w:color="AAAAAA" w:sz="1"/>
            </w:tcBorders>
            <w:shd w:fill="FFFFFF" w:val="clear"/>
            <w:tcMar>
              <w:top w:type="dxa" w:w="60"/>
              <w:left w:type="dxa" w:w="120"/>
              <w:bottom w:type="dxa" w:w="60"/>
              <w:right w:type="dxa" w:w="120"/>
            </w:tcMar>
          </w:tcPr>
          <w:p>
            <w:r>
              <w:rPr>
                <w:rFonts w:ascii="Arial" w:cs="Arial" w:eastAsia="Arial" w:hAnsi="Arial"/>
                <w:b w:val="false"/>
                <w:bCs w:val="false"/>
                <w:color w:val="000000"/>
                <w:sz w:val="18"/>
                <w:szCs w:val="18"/>
              </w:rPr>
              <w:t xml:space="preserve">[Phone / Email]</w:t>
            </w:r>
          </w:p>
        </w:tc>
      </w:tr>
    </w:tbl>
    <w:p>
      <w:r>
        <w:rPr>
          <w:rFonts w:ascii="Arial" w:cs="Arial" w:eastAsia="Arial" w:hAnsi="Arial"/>
          <w:sz w:val="19"/>
          <w:szCs w:val="19"/>
        </w:rPr>
        <w:t xml:space="preserve"/>
      </w:r>
    </w:p>
    <w:p>
      <w:commentRangeStart w:id="2"/>
      <w:ins w:id="6" w:author="TRACE Document Uplift" w:date="2026-05-10T21:15:05+00:00">
        <w:r>
          <w:t>The procedure addresses the open issue for Automate PAR using IAM tooling. A hard deadline is established with CISO sign-off. This process includes the designation of an owner, resolution criteria, an escalation path, a due date or review cadence, and the maintenance of retained evidence.</w:t>
        </w:r>
      </w:ins>
      <w:commentRangeEnd w:id="2"/>
      <w:r>
        <w:commentReference w:id="2"/>
      </w:r>
    </w:p>
    <w:p>
      <w:commentRangeStart w:id="3"/>
      <w:ins w:id="8" w:author="TRACE Document Uplift" w:date="2026-05-10T21:15:05+00:00">
        <w:r>
          <w:t>To address the open issue for remediating the backlog by Q1 2025, the standard vendor contract template shall be updated. This update must incorporate the designated owner, resolution criteria, escalation path, due date or review cadence, and requirements for retained evidence.</w:t>
        </w:r>
      </w:ins>
      <w:commentRangeEnd w:id="3"/>
      <w:r>
        <w:commentReference w:id="3"/>
      </w:r>
    </w:p>
    <w:p>
      <w:commentRangeStart w:id="4"/>
      <w:ins w:id="10" w:author="TRACE Document Uplift" w:date="2026-05-10T21:15:05+00:00">
        <w:r>
          <w:t>Open Issue: DDoS Simulation and SASE Evaluation The following open issue is tracked for resolution as part of this. Issue. The accountable owner is Network Security Manager; Resolution Criteria: Successful completion of a full-spectrum DDoS simulation with documented results and a finalized evaluation report comparing SASE solution providers against organizational requirements.; Escalation Path: Issues regarding resource allocation or timeline delays shall be escalated to the Chief Information Security Officer (CISO).; Due Date / Review Cadence: Progress shall be reviewed on a monthly cadence, with a final resolution due date of December 31, 2024. *. Retained evidence includes DDoS simulation executive summary and technical logs, SASE evaluation matrix, and formal management sign-off on the proposed strategy.</w:t>
        </w:r>
      </w:ins>
      <w:commentRangeEnd w:id="4"/>
      <w:r>
        <w:commentReference w:id="4"/>
      </w:r>
    </w:p>
    <w:p>
      <w:commentRangeStart w:id="8"/>
      <w:ins w:id="18" w:author="TRACE Document Uplift" w:date="2026-05-10T21:15:06+00:00">
        <w:r>
          <w:t>Each business unit shall be assigned a cloud security owner to oversee security protocols within their respective environments. Auto-remediation must be configured for all Severity 1 security findings. These remediation procedures are required to define the designated owner, resolution criteria, escalation path, due date or review cadence, and requirements for retained evidence.</w:t>
        </w:r>
      </w:ins>
      <w:commentRangeEnd w:id="8"/>
      <w:r>
        <w:commentReference w:id="8"/>
      </w:r>
    </w:p>
    <w:p>
      <w:commentRangeStart w:id="10"/>
      <w:ins w:id="22" w:author="TRACE Document Uplift" w:date="2026-05-10T21:15:06+00:00">
        <w:r>
          <w:t>To address the identified open issue, a repeat Disaster Recovery (DR) drill shall be conducted using the revised runbook, and automated backup integrity checks shall be implemented. This process must include the designation of an owner, resolution criteria, an escalation path, a due date or review cadence, and the maintenance of retained evidence.</w:t>
        </w:r>
      </w:ins>
      <w:commentRangeEnd w:id="10"/>
      <w:r>
        <w:commentReference w:id="10"/>
      </w:r>
    </w:p>
    <w:p>
      <w:commentRangeStart w:id="13"/>
      <w:ins w:id="28" w:author="TRACE Document Uplift" w:date="2026-05-10T21:15:06+00:00">
        <w:r>
          <w:t>Callback verification is mandatory for all payment instruction changes exceeding ₹25L. The updated counterparty authentication protocol must be followed, incorporating the designated owner, defined resolution criteria, established escalation path, due date or review cadence, and the maintenance of all retained evidence.</w:t>
        </w:r>
      </w:ins>
      <w:commentRangeEnd w:id="13"/>
      <w:r>
        <w:commentReference w:id="13"/>
      </w:r>
    </w:p>
    <w:p>
      <w:commentRangeStart w:id="14"/>
      <w:ins w:id="30" w:author="TRACE Document Uplift" w:date="2026-05-10T21:15:06+00:00">
        <w:r>
          <w:t>The Vendor escalation Service Level Agreement (SLA) is incorporated into the contract, and a threat intelligence feed to the CBS vendor team has been established. This process includes a designated owner, resolution criteria, a defined escalation path, and a specified review cadence. All relevant evidence must be retained for compliance and audit purposes.</w:t>
        </w:r>
      </w:ins>
      <w:commentRangeEnd w:id="14"/>
      <w:r>
        <w:commentReference w:id="14"/>
      </w:r>
    </w:p>
    <w:p>
      <w:commentRangeStart w:id="15"/>
      <w:ins w:id="32" w:author="TRACE Document Uplift" w:date="2026-05-10T21:15:07+00:00">
        <w:r>
          <w:t>Offboarding: USB access must be disabled immediately upon resignation; UEBA rules must be triggered correctly; and a legal hold must be initiated, including the owner, resolution criteria, escalation path, due date or review cadence, and retained evidence.</w:t>
        </w:r>
      </w:ins>
      <w:commentRangeEnd w:id="15"/>
      <w:r>
        <w:commentReference w:id="15"/>
      </w:r>
    </w:p>
    <w:sectPr>
      <w:pgSz w:w="12240" w:h="15840" w:orient="portrait"/>
      <w:pgMar w:top="1440" w:right="1259" w:bottom="1440" w:left="1259" w:header="708" w:footer="708" w:gutter="0"/>
      <w:pgNumType/>
      <w:docGrid w:linePitch="360"/>
    </w:sectPr>
  </w:body>
</w:document>
</file>

<file path=word/comments.xml><?xml version="1.0" encoding="utf-8"?>
<w:comments xmlns:w="http://schemas.openxmlformats.org/wordprocessingml/2006/main">
  <w:comment w:id="0" w:author="TRACE Document Uplift" w:date="2026-05-10T21:15:08+00:00">
    <w:p>
      <w:r>
        <w:t>Open issue should be reflected in the procedure: Accelerate legacy endpoint migration; implement compensating network segmentation.. Why this was suggested: The source row is open or unresolved and describes: Key Gap Identified: EDR not deployed on 12% of legacy ATM-connected systems running Windows 7; Recommended Action: Accelerate legacy endpoint migration; implement compensating network segmentation. Source document(s): cyber_rcm.xlsx - Control Assessment row 2 column Key Gap Identified.</w:t>
      </w:r>
    </w:p>
  </w:comment>
  <w:comment w:id="1" w:author="TRACE Document Uplift" w:date="2026-05-10T21:15:08+00:00">
    <w:p>
      <w:r>
        <w:t>Open issue should be reflected in the procedure: Deploy hardware FIDO2 tokens for Tier-1 privileged accounts by Q2 2025.. Why this was suggested: The source row is open or unresolved and describes: Key Gap Identified: MFA bypass risk via SIM-swap not mitigated; hardware token not available for all privileged users; Recommended Action: Deploy hardware FIDO2 tokens for Tier-1 privileged accounts by Q2 2025. Source document(s): cyber_rcm.xlsx - Control Assessment row 3 column Key Gap Identified.</w:t>
      </w:r>
    </w:p>
  </w:comment>
  <w:comment w:id="2" w:author="TRACE Document Uplift" w:date="2026-05-10T21:15:08+00:00">
    <w:p>
      <w:r>
        <w:t>Open issue should be reflected in the procedure: Automate PAR using IAM tooling; set hard deadline with CISO sign-off.. Why this was suggested: The source row is open or unresolved and describes: Key Gap Identified: Reviews completed 6 weeks after due date in 2 of last 4 quarters; orphaned accounts found in AD; Recommended Action: Automate PAR using IAM tooling; set hard deadline with CISO sign-off. Source document(s): cyber_rcm.xlsx - Control Assessment row 4 column Key Gap Identified.</w:t>
      </w:r>
    </w:p>
  </w:comment>
  <w:comment w:id="3" w:author="TRACE Document Uplift" w:date="2026-05-10T21:15:08+00:00">
    <w:p>
      <w:r>
        <w:t>Open issue should be reflected in the procedure: Remediate backlog by Q1 2025; update standard vendor contract template.. Why this was suggested: The source row is open or unresolved and describes: Key Gap Identified: 18 active vendors not assessed in last 24 months; no contractual security requirement for 6 vendors; Recommended Action: Remediate backlog by Q1 2025; update standard vendor contract template. Source document(s): cyber_rcm.xlsx - Control Assessment row 5 column Key Gap Identified.</w:t>
      </w:r>
    </w:p>
  </w:comment>
  <w:comment w:id="4" w:author="TRACE Document Uplift" w:date="2026-05-10T21:15:08+00:00">
    <w:p>
      <w:r>
        <w:t>Open issue should be reflected in the procedure: Conduct full-spectrum DDoS simulation test; evaluate SASE options.. Why this was suggested: The source row is open or unresolved and describes: Key Gap Identified: Scrubbing capacity validated only for volumetric attacks; application-layer DDoS not tested; Recommended Action: Conduct full-spectrum DDoS simulation test; evaluate SASE options. Source document(s): cyber_rcm.xlsx - Control Assessment row 6 column Key Gap Identified.</w:t>
      </w:r>
    </w:p>
  </w:comment>
  <w:comment w:id="5" w:author="TRACE Document Uplift" w:date="2026-05-10T21:15:08+00:00">
    <w:p>
      <w:r>
        <w:t>Open issue should be reflected in the procedure: Review and update DLP rules quarterly; expand coverage to cloud-hosted drives.. Why this was suggested: The source row is open or unresolved and describes: Key Gap Identified: DLP policy rules not reviewed in 18 months; 4 high-sensitivity data categories lack coverage; Recommended Action: Review and update DLP rules quarterly; expand coverage to cloud-hosted drives. Source document(s): cyber_rcm.xlsx - Control Assessment row 7 column Key Gap Identified.</w:t>
      </w:r>
    </w:p>
  </w:comment>
  <w:comment w:id="6" w:author="TRACE Document Uplift" w:date="2026-05-10T21:15:08+00:00">
    <w:p>
      <w:r>
        <w:t>Open issue should be reflected in the procedure: Implement automated patch deployment for OS and middleware; reduce manual approvals.. Why this was suggested: The source row is open or unresolved and describes: Key Gap Identified: Average time-to-patch for CVSS ≥ 7.0 vulnerabilities is 47 days vs. 30-day SLA; Recommended Action: Implement automated patch deployment for OS and middleware; reduce manual approvals. Source document(s): cyber_rcm.xlsx - Control Assessment row 8 column Key Gap Identified.</w:t>
      </w:r>
    </w:p>
  </w:comment>
  <w:comment w:id="7" w:author="TRACE Document Uplift" w:date="2026-05-10T21:15:08+00:00">
    <w:p>
      <w:r>
        <w:t>Open issue should be reflected in the procedure: Integrate SAST into mandatory pre-merge gate; onboard DAST tool by Q2 2025.. Why this was suggested: The source row is open or unresolved and describes: Key Gap Identified: SAST coverage only 60% of active repositories; DAST not integrated into CI/CD pipeline; Recommended Action: Integrate SAST into mandatory pre-merge gate; onboard DAST tool by Q2 2025. Source document(s): cyber_rcm.xlsx - Control Assessment row 9 column Key Gap Identified.</w:t>
      </w:r>
    </w:p>
  </w:comment>
  <w:comment w:id="8" w:author="TRACE Document Uplift" w:date="2026-05-10T21:15:08+00:00">
    <w:p>
      <w:r>
        <w:t>Open issue should be reflected in the procedure: Assign cloud security owner per business unit; configure auto-remediation for Severity 1.. Why this was suggested: The source row is open or unresolved and describes: Key Gap Identified: CSPM alerts not actioned within SLA in 35% of cases; remediation ownership unclear for shared services; Recommended Action: Assign cloud security owner per business unit; configure auto-remediation for Severity 1. Source document(s): cyber_rcm.xlsx - Control Assessment row 10 column Key Gap Identified.</w:t>
      </w:r>
    </w:p>
  </w:comment>
  <w:comment w:id="9" w:author="TRACE Document Uplift" w:date="2026-05-10T21:15:08+00:00">
    <w:p>
      <w:r>
        <w:t>Open issue should be reflected in the procedure: Extend log retention to 24 months; validate at next SWIFT CSP attestation.. Why this was suggested: The source row is open or unresolved and describes: Key Gap Identified: No major gaps; minor gap in logging retention (currently 12 months vs. SWIFT-recommended 24 months); Recommended Action: Extend log retention to 24 months; validate at next SWIFT CSP attestation. Source document(s): cyber_rcm.xlsx - Control Assessment row 11 column Key Gap Identified.</w:t>
      </w:r>
    </w:p>
  </w:comment>
  <w:comment w:id="10" w:author="TRACE Document Uplift" w:date="2026-05-10T21:15:08+00:00">
    <w:p>
      <w:r>
        <w:t>Open issue should be reflected in the procedure: Repeat DR drill with revised runbook; implement automated backup integrity checks.. Why this was suggested: The source row is open or unresolved and describes: Key Gap Identified: Last DR drill showed CBS recovery in 6.5 hrs vs. 4-hr RTO target; backup integrity not verified monthly; Recommended Action: Repeat DR drill with revised runbook; implement automated backup integrity checks. Source document(s): cyber_rcm.xlsx - Control Assessment row 12 column Key Gap Identified.</w:t>
      </w:r>
    </w:p>
  </w:comment>
  <w:comment w:id="11" w:author="TRACE Document Uplift" w:date="2026-05-10T21:15:08+00:00">
    <w:p>
      <w:r>
        <w:t>Open issue should be reflected in the procedure: Retrain model with 2023-2024 transaction data; validate against synthetic fraud scenarios.. Why this was suggested: The source row is open or unresolved and describes: Key Gap Identified: ML model trained on 2022 data; significant model drift observed since UPI limit increase in 2023; Recommended Action: Retrain model with 2023-2024 transaction data; validate against synthetic fraud scenarios. Source document(s): cyber_rcm.xlsx - Control Assessment row 13 column Key Gap Identified.</w:t>
      </w:r>
    </w:p>
  </w:comment>
  <w:comment w:id="12" w:author="TRACE Document Uplift" w:date="2026-05-10T21:15:08+00:00">
    <w:p>
      <w:r>
        <w:t>Open issue should be reflected in the procedure: Deepfake detection API integrated into video KYC; passive liveness check upgraded to active challenge-response.. Why this was suggested: The source row is open or unresolved and describes: Root Cause Category: AI / Emerging Tech; Root Cause Detail: AI-generated deepfake video used to pass video KYC check and open 6 mule accounts subsequently used for fraud; Lessons Learned / Action Taken: Deepfake detection API integrated into video KYC; passive liveness check upgraded to active challenge-response. Source document(s): cyber_risk_event_log.xlsx - Incident Log row 30 column Root Cause Category.</w:t>
      </w:r>
    </w:p>
  </w:comment>
  <w:comment w:id="13" w:author="TRACE Document Uplift" w:date="2026-05-10T21:15:08+00:00">
    <w:p>
      <w:r>
        <w:t>Open issue should be reflected in the procedure: Callback verification added for all payment instruction changes above ₹25L; counterparty authentication protocol updated.. Why this was suggested: The source row is open or unresolved and describes: Root Cause Category: Social Engineering; Root Cause Detail: Compromised external counterparty email used to divert bulk payment instruction; ₹1.1Cr wire re-routed; Lessons Learned / Action Taken: Callback verification added for all payment instruction changes above ₹25L; counterparty authentication protocol updated. Source document(s): cyber_risk_event_log.xlsx - Incident Log row 31 column Root Cause Category.</w:t>
      </w:r>
    </w:p>
  </w:comment>
  <w:comment w:id="14" w:author="TRACE Document Uplift" w:date="2026-05-10T21:15:08+00:00">
    <w:p>
      <w:r>
        <w:t>Open issue should be reflected in the procedure: Vendor escalation SLA added to contract; threat intel feed to CBS vendor team established.. Why this was suggested: The source row is open or unresolved and describes: Root Cause Category: Application Vulnerability; Root Cause Detail: Zero-day vulnerability in CBS API middleware (vendor-confirmed CVE pending); threat intel indicated active exploitation in other banks; Lessons Learned / Action Taken: Vendor escalation SLA added to contract; threat intel feed to CBS vendor team established. Source document(s): cyber_risk_event_log.xlsx - Incident Log row 33 column Root Cause Category.</w:t>
      </w:r>
    </w:p>
  </w:comment>
  <w:comment w:id="15" w:author="TRACE Document Uplift" w:date="2026-05-10T21:15:08+00:00">
    <w:p>
      <w:r>
        <w:t>Open issue should be reflected in the procedure: Offboarding: USB disable immediate upon resignation; UEBA rules triggered correctly; legal hold initiated.. Why this was suggested: The source row is open or unresolved and describes: Root Cause Category: Malicious Insider; Root Cause Detail: Departing wealth RM exported 3,800 HNI client investment profiles to personal USB before exit access revocation; Lessons Learned / Action Taken: Offboarding: USB disable immediate upon resignation; UEBA rules triggered correctly; legal hold initiated. Source document(s): cyber_risk_event_log.xlsx - Incident Log row 34 column Root Cause Category.</w:t>
      </w:r>
    </w:p>
  </w:comment>
  <w:comment w:id="16" w:author="TRACE Document Uplift" w:date="2026-05-10T21:15:08+00:00">
    <w:p>
      <w:r>
        <w:t>Open issue should be reflected in the procedure: EDR detection rules updated for LockBit TTPs; payroll backup RTO target reduced from 36 to 8 hrs.. Why this was suggested: The source row is open or unresolved and describes: Root Cause Category: Phishing; Root Cause Detail: LockBit affiliate deployed ransomware via spear-phish targeting HR; payroll system offline 36 hrs; backup restoration successful; Lessons Learned / Action Taken: EDR detection rules updated for LockBit TTPs; payroll backup RTO target reduced from 36 to 8 hrs. Source document(s): cyber_risk_event_log.xlsx - Incident Log row 35 column Root Cause Category.</w:t>
      </w:r>
    </w:p>
  </w:comment>
  <w:comment w:id="17" w:author="TRACE Document Uplift" w:date="2026-05-10T21:15:08+00:00">
    <w:p>
      <w:r>
        <w:t>Open issue should be reflected in the procedure: SAS token governance policy implemented; wiki scanning for credential/token patterns enabled.. Why this was suggested: The source row is open or unresolved and describes: Root Cause Category: Cloud Misconfiguration; Root Cause Detail: Analytics pipeline misconfigured storage account SAS token with overly permissive access shared in internal wiki; Lessons Learned / Action Taken: SAS token governance policy implemented; wiki scanning for credential/token patterns enabled. Source document(s): cyber_risk_event_log.xlsx - Incident Log row 36 column Root Cause Category.</w:t>
      </w:r>
    </w:p>
  </w:comment>
  <w:comment w:id="18" w:author="TRACE Document Uplift" w:date="2026-05-10T21:15:08+00:00">
    <w:p>
      <w:r>
        <w:t>Define Specific Incident Severity Levels. Why this was suggested: Section 5 mentions classification based on impact but provides no specific tiers (e.g., P1-P4). Without defined levels, escalation timelines and management notification requirements remain subjective and unauditable. Source document(s): cyber_ir_sop.docx.</w:t>
      </w:r>
    </w:p>
  </w:comment>
  <w:comment w:id="19" w:author="TRACE Document Uplift" w:date="2026-05-10T21:15:08+00:00">
    <w:p>
      <w:r>
        <w:t>Incorporate Emergency Patching Timelines. Why this was suggested: Supporting document CR-007 mandates a 72-hour window for emergency patching of critical vulnerabilities (CVSS ≥ 9.0). The Eradication section (6.3) lacks this specific time-bound requirement. Source document(s): cyber_rcm.xlsx.</w:t>
      </w:r>
    </w:p>
  </w:comment>
  <w:comment w:id="20" w:author="TRACE Document Uplift" w:date="2026-05-10T21:15:08+00:00">
    <w:p>
      <w:r>
        <w:t>Specify Use of Immutable Backups for Recovery. Why this was suggested: Control CR-013 specifies the maintenance of immutable offline backups for critical systems. The Recovery section (6.4) should explicitly require the use of these backups to prevent re-infection from compromised standard backups. Source document(s): cyber_rcm.xlsx.</w:t>
      </w:r>
    </w:p>
  </w:comment>
  <w:comment w:id="21" w:author="TRACE Document Uplift" w:date="2026-05-10T21:15:08+00:00">
    <w:p>
      <w:r>
        <w:t>Mandate Forensic Evidence Preservation. Why this was suggested: Section 8 focuses on documentation but fails to mention the preservation of technical evidence (e.g., disk images, memory dumps). This is critical for root cause analysis and potential legal action. Source document(s): cyber_ir_sop.docx.</w:t>
      </w:r>
    </w:p>
  </w:comment>
  <w:comment w:id="22" w:author="TRACE Document Uplift" w:date="2026-05-10T21:15:08+00:00">
    <w:p>
      <w:r>
        <w:t>Integrate RTO into Recovery Procedures. Why this was suggested: The term 'RTO' is defined in the document terminology but is never referenced in the Recovery section (6.4). The SOP should link recovery activities to these time targets. Source document(s): cyber_ir_sop.docx.</w:t>
      </w:r>
    </w:p>
  </w:comment>
  <w:comment w:id="23" w:author="TRACE Document Uplift" w:date="2026-05-10T21:15:08+00:00">
    <w:p>
      <w:r>
        <w:t>Clarify Patching Responsibility in Eradication. Why this was suggested: Section 6.3 lists patching as an action but does not assign it to a role. Section 4 suggests IT Operations 'supports' recovery, but eradication patching is often a distinct handoff. Source document(s): cyber_ir_sop.docx.</w:t>
      </w:r>
    </w:p>
  </w:comment>
  <w:comment w:id="24" w:author="TRACE Document Uplift" w:date="2026-05-10T21:15:08+00:00">
    <w:p>
      <w:r>
        <w:t>Resolve owner conflict for CC-013. Why this was suggested: The SOP step assigns ownership to IT Operations, while the RCM lists IT / BCP Team for control CC-013. This is suggested because SOP and RCM ownership must align before the control can be tested consistently. Source document(s): cyber_ir_sop.docx; cyber_rcm.xlsx - Risk &amp; Controls Matrix row 14.</w:t>
      </w:r>
    </w:p>
  </w:comment>
  <w:comment w:id="25" w:author="TRACE Document Uplift" w:date="2026-05-10T21:15:08+00:00">
    <w:p>
      <w:r>
        <w:t>Resolve owner conflict for CC-017. Why this was suggested: The SOP step assigns ownership to Incident Response Manager, while the RCM lists Security Architecture for control CC-017. This is suggested because SOP and RCM ownership must align before the control can be tested consistently. Source document(s): cyber_ir_sop.docx; cyber_rcm.xlsx - Risk &amp; Controls Matrix row 18.</w:t>
      </w:r>
    </w:p>
  </w:comment>
  <w:comment w:id="26" w:author="TRACE Document Uplift" w:date="2026-05-10T21:15:08+00:00">
    <w:p>
      <w:r>
        <w:t>Resolve owner conflict for CC-001. Why this was suggested: The SOP step assigns ownership to SOC Analyst, while the RCM lists IT Security for control CC-001. This is suggested because SOP and RCM ownership must align before the control can be tested consistently. Source document(s): cyber_ir_sop.docx; cyber_rcm.xlsx - Risk &amp; Controls Matrix row 2.</w:t>
      </w:r>
    </w:p>
  </w:comment>
  <w:comment w:id="27" w:author="TRACE Document Uplift" w:date="2026-05-10T21:15:08+00:00">
    <w:p>
      <w:r>
        <w:t>Add SOP coverage for CC-002. Target: Procedure update; Why this was suggested: Add the missing activity to the process narrative. Source document(s): cyber_ir_sop.docx; cyber_rcm.xlsx - Risk &amp; Controls Matrix row 3.</w:t>
      </w:r>
    </w:p>
  </w:comment>
  <w:comment w:id="28" w:author="TRACE Document Uplift" w:date="2026-05-10T21:15:08+00:00">
    <w:p>
      <w:r>
        <w:t>Add SOP coverage for CC-002. Target: Responsibility update; Why this was suggested: Reflect the accountable role in the responsibilities area. Source document(s): cyber_ir_sop.docx; cyber_rcm.xlsx - Risk &amp; Controls Matrix row 3.</w:t>
      </w:r>
    </w:p>
  </w:comment>
  <w:comment w:id="29" w:author="TRACE Document Uplift" w:date="2026-05-10T21:15:08+00:00">
    <w:p>
      <w:r>
        <w:t>Add SOP coverage for CC-003. Target: Procedure update; Why this was suggested: Add the missing activity to the process narrative. Source document(s): cyber_ir_sop.docx; cyber_rcm.xlsx - Risk &amp; Controls Matrix row 4.</w:t>
      </w:r>
    </w:p>
  </w:comment>
  <w:comment w:id="30" w:author="TRACE Document Uplift" w:date="2026-05-10T21:15:08+00:00">
    <w:p>
      <w:r>
        <w:t>Add SOP coverage for CC-003. Target: Responsibility update; Why this was suggested: Reflect the accountable role in the responsibilities area. Source document(s): cyber_ir_sop.docx; cyber_rcm.xlsx - Risk &amp; Controls Matrix row 4.</w:t>
      </w:r>
    </w:p>
  </w:comment>
  <w:comment w:id="31" w:author="TRACE Document Uplift" w:date="2026-05-10T21:15:08+00:00">
    <w:p>
      <w:r>
        <w:t>Combined procedure step updates. Target: Procedure update; Why this was suggested: Add the missing activity to the process narrative. Source document(s): cyber_ir_sop.docx; cyber_rcm.xlsx - Risk &amp; Controls Matrix row 5; cyber_rcm.xlsx - Risk &amp; Controls Matrix row 10.</w:t>
      </w:r>
    </w:p>
  </w:comment>
  <w:comment w:id="32" w:author="TRACE Document Uplift" w:date="2026-05-10T21:15:08+00:00">
    <w:p>
      <w:r>
        <w:t>Add SOP coverage for CC-004. Target: Responsibility update; Why this was suggested: Reflect the accountable role in the responsibilities area. Source document(s): cyber_ir_sop.docx; cyber_rcm.xlsx - Risk &amp; Controls Matrix row 5.</w:t>
      </w:r>
    </w:p>
  </w:comment>
  <w:comment w:id="33" w:author="TRACE Document Uplift" w:date="2026-05-10T21:15:08+00:00">
    <w:p>
      <w:r>
        <w:t>Combined procedure step updates. Target: Procedure update; Why this was suggested: Add the missing activity to the process narrative. Source document(s): cyber_ir_sop.docx; cyber_rcm.xlsx - Risk &amp; Controls Matrix row 6; cyber_rcm.xlsx - Risk &amp; Controls Matrix row 7; cyber_rcm.xlsx - Risk &amp; Controls Matrix row 11; cyber_rcm.xlsx - Risk &amp; Controls Matrix row 12; cyber_rcm.xlsx - Risk &amp; Controls Matrix row 13; cyber_rcm.xlsx - Risk &amp; Controls Matrix row 15; cyber_rcm.xlsx - Risk &amp; Controls Matrix row 16.</w:t>
      </w:r>
    </w:p>
  </w:comment>
  <w:comment w:id="34" w:author="TRACE Document Uplift" w:date="2026-05-10T21:15:08+00:00">
    <w:p>
      <w:r>
        <w:t>Add SOP coverage for CC-005. Target: Responsibility update; Why this was suggested: Reflect the accountable role in the responsibilities area. Source document(s): cyber_ir_sop.docx; cyber_rcm.xlsx - Risk &amp; Controls Matrix row 6.</w:t>
      </w:r>
    </w:p>
  </w:comment>
  <w:comment w:id="35" w:author="TRACE Document Uplift" w:date="2026-05-10T21:15:08+00:00">
    <w:p>
      <w:r>
        <w:t>Add SOP coverage for CC-006. Target: Responsibility update; Why this was suggested: Reflect the accountable role in the responsibilities area. Source document(s): cyber_ir_sop.docx; cyber_rcm.xlsx - Risk &amp; Controls Matrix row 7.</w:t>
      </w:r>
    </w:p>
  </w:comment>
  <w:comment w:id="36" w:author="TRACE Document Uplift" w:date="2026-05-10T21:15:08+00:00">
    <w:p>
      <w:r>
        <w:t>Add SOP coverage for CC-007. Target: Procedure update; Why this was suggested: Add the missing activity to the process narrative. Source document(s): cyber_ir_sop.docx; cyber_rcm.xlsx - Risk &amp; Controls Matrix row 8.</w:t>
      </w:r>
    </w:p>
  </w:comment>
  <w:comment w:id="37" w:author="TRACE Document Uplift" w:date="2026-05-10T21:15:08+00:00">
    <w:p>
      <w:r>
        <w:t>Add SOP coverage for CC-007. Target: Responsibility update; Why this was suggested: Reflect the accountable role in the responsibilities area. Source document(s): cyber_ir_sop.docx; cyber_rcm.xlsx - Risk &amp; Controls Matrix row 8.</w:t>
      </w:r>
    </w:p>
  </w:comment>
  <w:comment w:id="38" w:author="TRACE Document Uplift" w:date="2026-05-10T21:15:08+00:00">
    <w:p>
      <w:r>
        <w:t>Add SOP coverage for CC-009. Target: Responsibility update; Why this was suggested: Reflect the accountable role in the responsibilities area. Source document(s): cyber_ir_sop.docx; cyber_rcm.xlsx - Risk &amp; Controls Matrix row 10.</w:t>
      </w:r>
    </w:p>
  </w:comment>
  <w:comment w:id="39" w:author="TRACE Document Uplift" w:date="2026-05-10T21:15:08+00:00">
    <w:p>
      <w:r>
        <w:t>Add SOP coverage for CC-010. Target: Responsibility update; Why this was suggested: Reflect the accountable role in the responsibilities area. Source document(s): cyber_ir_sop.docx; cyber_rcm.xlsx - Risk &amp; Controls Matrix row 11.</w:t>
      </w:r>
    </w:p>
  </w:comment>
  <w:comment w:id="40" w:author="TRACE Document Uplift" w:date="2026-05-10T21:15:08+00:00">
    <w:p>
      <w:r>
        <w:t>Add SOP coverage for CC-011. Target: Responsibility update; Why this was suggested: Reflect the accountable role in the responsibilities area. Source document(s): cyber_ir_sop.docx; cyber_rcm.xlsx - Risk &amp; Controls Matrix row 12.</w:t>
      </w:r>
    </w:p>
  </w:comment>
  <w:comment w:id="41" w:author="TRACE Document Uplift" w:date="2026-05-10T21:15:08+00:00">
    <w:p>
      <w:r>
        <w:t>Add SOP coverage for CC-012. Target: Responsibility update; Why this was suggested: Reflect the accountable role in the responsibilities area. Source document(s): cyber_ir_sop.docx; cyber_rcm.xlsx - Risk &amp; Controls Matrix row 13.</w:t>
      </w:r>
    </w:p>
  </w:comment>
  <w:comment w:id="42" w:author="TRACE Document Uplift" w:date="2026-05-10T21:15:08+00:00">
    <w:p>
      <w:r>
        <w:t>Add SOP coverage for CC-014. Target: Responsibility update; Why this was suggested: Reflect the accountable role in the responsibilities area. Source document(s): cyber_ir_sop.docx; cyber_rcm.xlsx - Risk &amp; Controls Matrix row 15.</w:t>
      </w:r>
    </w:p>
  </w:comment>
  <w:comment w:id="43" w:author="TRACE Document Uplift" w:date="2026-05-10T21:15:08+00:00">
    <w:p>
      <w:r>
        <w:t>Add SOP coverage for CC-015. Target: Responsibility update; Why this was suggested: Reflect the accountable role in the responsibilities area. Source document(s): cyber_ir_sop.docx; cyber_rcm.xlsx - Risk &amp; Controls Matrix row 16.</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trackRevisio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8"/>
      <w:szCs w:val="28"/>
    </w:rPr>
  </w:style>
  <w:style w:type="paragraph" w:styleId="Heading2">
    <w:name w:val="Heading 2"/>
    <w:basedOn w:val="Normal"/>
    <w:next w:val="Normal"/>
    <w:qFormat/>
    <w:pPr>
      <w:spacing w:after="80" w:before="200"/>
      <w:outlineLvl w:val="1"/>
    </w:pPr>
    <w:rPr>
      <w:rFonts w:ascii="Arial" w:cs="Arial" w:eastAsia="Arial" w:hAnsi="Arial"/>
      <w:b/>
      <w:bCs/>
      <w:color w:val="2E5FA3"/>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2026-05-07T21:05:09.886Z</dcterms:created>
  <dcterms:modified xsi:type="dcterms:W3CDTF">2026-05-07T21:05:09.899Z</dcterms:modified>
</cp:coreProperties>
</file>

<file path=docProps/custom.xml><?xml version="1.0" encoding="utf-8"?>
<Properties xmlns="http://schemas.openxmlformats.org/officeDocument/2006/custom-properties" xmlns:vt="http://schemas.openxmlformats.org/officeDocument/2006/docPropsVTypes"/>
</file>