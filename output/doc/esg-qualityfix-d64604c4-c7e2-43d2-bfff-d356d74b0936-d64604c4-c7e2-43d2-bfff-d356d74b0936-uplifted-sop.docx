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6B3C"/>
          <w:sz w:val="36"/>
          <w:szCs w:val="36"/>
        </w:rPr>
        <w:t xml:space="preserve">ESG RISK MONITORING AND REPORTING</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Risk Monitoring and Reporting Standard Operating Procedure</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SOP-ESG-002</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 ESG Team</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CFO</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April 2024</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1. Purpose</w:t>
      </w:r>
    </w:p>
    <w:p>
      <w:pPr>
        <w:spacing w:after="80" w:before="80"/>
      </w:pPr>
      <w:r>
        <w:rPr>
          <w:rFonts w:ascii="Arial" w:cs="Arial" w:eastAsia="Arial" w:hAnsi="Arial"/>
          <w:sz w:val="19"/>
          <w:szCs w:val="19"/>
        </w:rPr>
        <w:t xml:space="preserve">This Standard Operating Procedure (SOP) defines the process for collecting, monitoring, reporting, and managing deviations in Environmental, Social, and Governance (ESG) data and metrics at the bank.</w:t>
      </w:r>
    </w:p>
    <w:p>
      <w:pPr>
        <w:spacing w:after="80" w:before="80"/>
      </w:pPr>
      <w:r>
        <w:rPr>
          <w:rFonts w:ascii="Arial" w:cs="Arial" w:eastAsia="Arial" w:hAnsi="Arial"/>
          <w:sz w:val="19"/>
          <w:szCs w:val="19"/>
        </w:rPr>
        <w:t xml:space="preserve">The objective is to ensure that ESG information reported internally and externally is accurate, complete, and consistent, and that material deviations from targets are identified and managed in a timely manner.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2. Scope</w:t>
      </w:r>
    </w:p>
    <w:p>
      <w:pPr>
        <w:spacing w:after="80" w:before="80"/>
      </w:pPr>
      <w:r>
        <w:rPr>
          <w:rFonts w:ascii="Arial" w:cs="Arial" w:eastAsia="Arial" w:hAnsi="Arial"/>
          <w:sz w:val="19"/>
          <w:szCs w:val="19"/>
        </w:rPr>
        <w:t xml:space="preserve">This SOP applies to all ESG data collected and reported by the bank, covering Environmental, Social, and Governance metrics. It is applicable to:</w:t>
      </w:r>
    </w:p>
    <w:p>
      <w:pPr>
        <w:pStyle w:val="ListParagraph"/>
        <w:numPr>
          <w:ilvl w:val="0"/>
          <w:numId w:val="2"/>
        </w:numPr>
        <w:spacing w:after="40" w:before="40"/>
      </w:pPr>
      <w:r>
        <w:rPr>
          <w:rFonts w:ascii="Arial" w:cs="Arial" w:eastAsia="Arial" w:hAnsi="Arial"/>
          <w:sz w:val="19"/>
          <w:szCs w:val="19"/>
        </w:rPr>
        <w:t xml:space="preserve">The corporate sustainability / ESG team</w:t>
      </w:r>
    </w:p>
    <w:p>
      <w:pPr>
        <w:pStyle w:val="ListParagraph"/>
        <w:numPr>
          <w:ilvl w:val="0"/>
          <w:numId w:val="2"/>
        </w:numPr>
        <w:spacing w:after="40" w:before="40"/>
      </w:pPr>
      <w:r>
        <w:rPr>
          <w:rFonts w:ascii="Arial" w:cs="Arial" w:eastAsia="Arial" w:hAnsi="Arial"/>
          <w:sz w:val="19"/>
          <w:szCs w:val="19"/>
        </w:rPr>
        <w:t xml:space="preserve">Finance, HR, Facilities, IT, and other functions that contribute ESG data</w:t>
      </w:r>
    </w:p>
    <w:p>
      <w:pPr>
        <w:pStyle w:val="ListParagraph"/>
        <w:numPr>
          <w:ilvl w:val="0"/>
          <w:numId w:val="2"/>
        </w:numPr>
        <w:spacing w:after="40" w:before="40"/>
      </w:pPr>
      <w:r>
        <w:rPr>
          <w:rFonts w:ascii="Arial" w:cs="Arial" w:eastAsia="Arial" w:hAnsi="Arial"/>
          <w:sz w:val="19"/>
          <w:szCs w:val="19"/>
        </w:rPr>
        <w:t xml:space="preserve">Internal reporting to senior management and the board</w:t>
      </w:r>
    </w:p>
    <w:p>
      <w:pPr>
        <w:pStyle w:val="ListParagraph"/>
        <w:numPr>
          <w:ilvl w:val="0"/>
          <w:numId w:val="2"/>
        </w:numPr>
        <w:spacing w:after="40" w:before="40"/>
      </w:pPr>
      <w:r>
        <w:rPr>
          <w:rFonts w:ascii="Arial" w:cs="Arial" w:eastAsia="Arial" w:hAnsi="Arial"/>
          <w:sz w:val="19"/>
          <w:szCs w:val="19"/>
        </w:rPr>
        <w:t xml:space="preserve">External reporting including the annual BRSR disclosure and sustainability report</w:t>
      </w:r>
    </w:p>
    <w:p>
      <w:pPr>
        <w:spacing w:after="80" w:before="80"/>
      </w:pPr>
      <w:r>
        <w:rPr>
          <w:rFonts w:ascii="Arial" w:cs="Arial" w:eastAsia="Arial" w:hAnsi="Arial"/>
          <w:sz w:val="19"/>
          <w:szCs w:val="19"/>
        </w:rPr>
        <w:t xml:space="preserve">This SOP covers direct operations of the bank. It does not cover financed emissions in detail.</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3. ESG Metric Framework</w:t>
      </w:r>
    </w:p>
    <w:p>
      <w:pPr>
        <w:spacing w:after="80" w:before="80"/>
      </w:pPr>
      <w:r>
        <w:rPr>
          <w:rFonts w:ascii="Arial" w:cs="Arial" w:eastAsia="Arial" w:hAnsi="Arial"/>
          <w:sz w:val="19"/>
          <w:szCs w:val="19"/>
        </w:rPr>
        <w:t xml:space="preserve">The bank tracks a range of ESG metrics across Environmental, Social, and Governance pillars. The table below lists the key metrics, their data sources, and reporting frequency.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8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31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1 GHG Emissions (tCO2e)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 DG fuel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2 GHG Emissions (tCO2e)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Electricity bills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3 Emissions (tCO2e) – selected categories</w:t>
            </w:r>
          </w:p>
          <w:p>
            <w:pPr/>
            <w:commentRangeStart w:id="18"/>
            <w:ins w:id="38" w:author="TRACE Document Uplift" w:date="2026-05-11T00:14:50+00:00">
              <w:r>
                <w:t>The Sustainability Manager identifies deviations for BRSR Scope 3 Emissions – Business Travel (tCO2e) based on established thresholds, escalates variances to the ESG Committee within five business days, and documents remediation efforts to ensure data integrity and target compliance.</w:t>
              </w:r>
            </w:ins>
            <w:commentRangeEnd w:id="18"/>
            <w:r>
              <w:commentReference w:id="18"/>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Travel management system, financed portfolio</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Consumption (KL)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utility records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Renewable Energy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 certificates, solar metering</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Women in Senior Leadership (%)</w:t>
            </w:r>
          </w:p>
          <w:p>
            <w:pPr/>
            <w:commentRangeStart w:id="6"/>
            <w:ins w:id="14" w:author="TRACE Document Uplift" w:date="2026-05-11T00:14:50+00:00">
              <w:r>
                <w:t>The accountable owner documents SOP-specific handling for metric or target deviation needs procedure coverage: Women in Senior Leadership (%), including escalation, remediation, and retained evidence.</w:t>
              </w:r>
            </w:ins>
            <w:commentRangeEnd w:id="6"/>
            <w:r>
              <w:commentReference w:id="6"/>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HR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LTIFR (per million hrs)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 / Safety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PSL Achievement (% ANBC)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CBS / Credit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(RBI)</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Independent Directors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Company Secretariat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(SEBI LODR)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ABC Training Completion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LMS / Compliance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BRSR Core Assurance Coverage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auditor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4. Data Collection Process</w:t>
      </w:r>
    </w:p>
    <w:p>
      <w:pPr>
        <w:pStyle w:val="Heading2"/>
        <w:spacing w:after="80" w:before="200"/>
      </w:pPr>
      <w:r>
        <w:rPr>
          <w:rFonts w:ascii="Arial" w:cs="Arial" w:eastAsia="Arial" w:hAnsi="Arial"/>
          <w:b/>
          <w:bCs/>
          <w:color w:val="2E5FA3"/>
          <w:sz w:val="22"/>
          <w:szCs w:val="22"/>
        </w:rPr>
        <w:t xml:space="preserve">4.1 Roles and Responsibilities for Data Collection</w:t>
      </w:r>
    </w:p>
    <w:p>
      <w:pPr>
        <w:spacing w:after="80" w:before="80"/>
      </w:pPr>
      <w:r>
        <w:rPr>
          <w:rFonts w:ascii="Arial" w:cs="Arial" w:eastAsia="Arial" w:hAnsi="Arial"/>
          <w:sz w:val="19"/>
          <w:szCs w:val="19"/>
        </w:rPr>
        <w:t xml:space="preserve">ESG data collection is the responsibility of the relevant teams across the organisation. Each team should provide accurate data to the ESG team on a timely basis.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4.2 Data Collection Steps</w:t>
      </w:r>
    </w:p>
    <w:p>
      <w:pPr>
        <w:spacing w:after="80" w:before="80"/>
      </w:pPr>
      <w:r>
        <w:rPr>
          <w:rFonts w:ascii="Arial" w:cs="Arial" w:eastAsia="Arial" w:hAnsi="Arial"/>
          <w:sz w:val="19"/>
          <w:szCs w:val="19"/>
        </w:rPr>
        <w:t xml:space="preserve">The ESG team will coordinate the collection of data from across the organisation using the following process:</w:t>
      </w:r>
    </w:p>
    <w:p>
      <w:pPr>
        <w:pStyle w:val="ListParagraph"/>
        <w:numPr>
          <w:ilvl w:val="0"/>
          <w:numId w:val="2"/>
        </w:numPr>
        <w:spacing w:after="40" w:before="40"/>
      </w:pPr>
      <w:r>
        <w:rPr>
          <w:rFonts w:ascii="Arial" w:cs="Arial" w:eastAsia="Arial" w:hAnsi="Arial"/>
          <w:sz w:val="19"/>
          <w:szCs w:val="19"/>
        </w:rPr>
        <w:t xml:space="preserve">At the start of each reporting period, the ESG team will reach out to relevant teams to request data</w:t>
      </w:r>
    </w:p>
    <w:p>
      <w:pPr>
        <w:pStyle w:val="ListParagraph"/>
      </w:pPr>
      <w:commentRangeStart w:id="24"/>
      <w:ins w:id="50" w:author="TRACE Document Uplift" w:date="2026-05-11T00:14:51+00:00">
        <w:r>
          <w:t>Escalate any material deviation to the appropriate level of management to ensure that any data point that could reasonably be expected to influence the decisions of users of the bank's ESG reports or affect regulatory compliance is properly addressed.</w:t>
        </w:r>
      </w:ins>
      <w:commentRangeEnd w:id="24"/>
      <w:r>
        <w:commentReference w:id="24"/>
      </w:r>
    </w:p>
    <w:p>
      <w:pPr>
        <w:pStyle w:val="ListParagraph"/>
        <w:numPr>
          <w:ilvl w:val="0"/>
          <w:numId w:val="2"/>
        </w:numPr>
        <w:spacing w:after="40" w:before="40"/>
      </w:pPr>
      <w:r>
        <w:rPr>
          <w:rFonts w:ascii="Arial" w:cs="Arial" w:eastAsia="Arial" w:hAnsi="Arial"/>
          <w:sz w:val="19"/>
          <w:szCs w:val="19"/>
        </w:rPr>
        <w:t xml:space="preserve">Teams should provide data in the agreed format and by the agreed deadline</w:t>
      </w:r>
    </w:p>
    <w:p>
      <w:pPr>
        <w:pStyle w:val="ListParagraph"/>
        <w:numPr>
          <w:ilvl w:val="0"/>
          <w:numId w:val="2"/>
        </w:numPr>
        <w:spacing w:after="40" w:before="40"/>
      </w:pPr>
      <w:r>
        <w:rPr>
          <w:rFonts w:ascii="Arial" w:cs="Arial" w:eastAsia="Arial" w:hAnsi="Arial"/>
          <w:sz w:val="19"/>
          <w:szCs w:val="19"/>
        </w:rPr>
        <w:t xml:space="preserve">The ESG team will consolidate the data into the ESG reporting template</w:t>
      </w:r>
    </w:p>
    <w:p>
      <w:pPr>
        <w:pStyle w:val="ListParagraph"/>
        <w:numPr>
          <w:ilvl w:val="0"/>
          <w:numId w:val="2"/>
        </w:numPr>
        <w:spacing w:after="40" w:before="40"/>
      </w:pPr>
      <w:del w:id="47" w:author="TRACE Document Uplift" w:date="2026-05-11T00:14:51+00:00">
        <w:r>
          <w:delText>Any missing or incomplete data should be flagged and followed up with the relevant team</w:delText>
        </w:r>
      </w:del>
      <w:commentRangeStart w:id="23"/>
      <w:ins w:id="48" w:author="TRACE Document Uplift" w:date="2026-05-11T00:14:51+00:00">
        <w:r>
          <w:t>Any missing or incomplete data should be flagged and followed up with the relevant team. If the data is not provided within 48 hours of the follow-up, the ESG Head shall escalate the delay to the respective Functional Head.</w:t>
        </w:r>
      </w:ins>
      <w:commentRangeEnd w:id="23"/>
      <w:r>
        <w:commentReference w:id="23"/>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4.3 Scope of Emissions Reporting</w:t>
      </w:r>
    </w:p>
    <w:p>
      <w:pPr>
        <w:spacing w:after="80" w:before="80"/>
      </w:pPr>
      <w:r>
        <w:rPr>
          <w:rFonts w:ascii="Arial" w:cs="Arial" w:eastAsia="Arial" w:hAnsi="Arial"/>
          <w:sz w:val="19"/>
          <w:szCs w:val="19"/>
        </w:rPr>
        <w:t xml:space="preserve">The bank reports Scope 1 and Scope 2 greenhouse gas (GHG) emissions in accordance with applicable reporting requirements.</w:t>
      </w:r>
    </w:p>
    <w:p>
      <w:pPr>
        <w:pStyle w:val="ListParagraph"/>
        <w:numPr>
          <w:ilvl w:val="0"/>
          <w:numId w:val="2"/>
        </w:numPr>
        <w:spacing w:after="40" w:before="40"/>
      </w:pPr>
      <w:r>
        <w:rPr>
          <w:rFonts w:ascii="Arial" w:cs="Arial" w:eastAsia="Arial" w:hAnsi="Arial"/>
          <w:sz w:val="19"/>
          <w:szCs w:val="19"/>
        </w:rPr>
        <w:t xml:space="preserve">Scope 1 emissions include direct emissions from diesel generators, company-owned fleet, and air conditioning refrigerants</w:t>
      </w:r>
    </w:p>
    <w:p>
      <w:pPr>
        <w:pStyle w:val="ListParagraph"/>
        <w:numPr>
          <w:ilvl w:val="0"/>
          <w:numId w:val="2"/>
        </w:numPr>
        <w:spacing w:after="40" w:before="40"/>
      </w:pPr>
      <w:r>
        <w:rPr>
          <w:rFonts w:ascii="Arial" w:cs="Arial" w:eastAsia="Arial" w:hAnsi="Arial"/>
          <w:sz w:val="19"/>
          <w:szCs w:val="19"/>
        </w:rPr>
        <w:t xml:space="preserve">Scope 2 emissions include indirect emissions from purchased electricity, reported on a market-based basis</w:t>
      </w:r>
    </w:p>
    <w:p>
      <w:pPr>
        <w:pStyle w:val="ListParagraph"/>
        <w:numPr>
          <w:ilvl w:val="0"/>
          <w:numId w:val="2"/>
        </w:numPr>
        <w:spacing w:after="40" w:before="40"/>
      </w:pPr>
      <w:r>
        <w:rPr>
          <w:rFonts w:ascii="Arial" w:cs="Arial" w:eastAsia="Arial" w:hAnsi="Arial"/>
          <w:sz w:val="19"/>
          <w:szCs w:val="19"/>
        </w:rPr>
        <w:t xml:space="preserve">Scope 3 emissions are reported for selected categories where data is available</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5. Deviation Identification and Management</w:t>
      </w:r>
    </w:p>
    <w:p>
      <w:pPr>
        <w:spacing w:after="80" w:before="80"/>
      </w:pPr>
      <w:r>
        <w:rPr>
          <w:rFonts w:ascii="Arial" w:cs="Arial" w:eastAsia="Arial" w:hAnsi="Arial"/>
          <w:sz w:val="19"/>
          <w:szCs w:val="19"/>
        </w:rPr>
        <w:t xml:space="preserve">When ESG metrics deviate from their targets, the bank needs to identify the deviation, understand the root cause, and take corrective action where required.</w:t>
      </w:r>
    </w:p>
    <w:p>
      <w:pPr>
        <w:pStyle w:val="Heading2"/>
        <w:spacing w:after="80" w:before="200"/>
      </w:pPr>
      <w:r>
        <w:rPr>
          <w:rFonts w:ascii="Arial" w:cs="Arial" w:eastAsia="Arial" w:hAnsi="Arial"/>
          <w:b/>
          <w:bCs/>
          <w:color w:val="2E5FA3"/>
          <w:sz w:val="22"/>
          <w:szCs w:val="22"/>
        </w:rPr>
        <w:t xml:space="preserve">5.1 What Constitutes a Deviation</w:t>
      </w:r>
    </w:p>
    <w:p>
      <w:pPr>
        <w:spacing w:after="80" w:before="80"/>
      </w:pPr>
      <w:r>
        <w:rPr>
          <w:rFonts w:ascii="Arial" w:cs="Arial" w:eastAsia="Arial" w:hAnsi="Arial"/>
          <w:sz w:val="19"/>
          <w:szCs w:val="19"/>
        </w:rPr>
        <w:t xml:space="preserve">A deviation occurs when a reported ESG metric is significantly different from the target or the prior year figure. The ESG team, in consultation with the relevant business unit, will determine whether a deviation is material and requires escalation.</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5.2 Deviation Management Process</w:t>
      </w:r>
    </w:p>
    <w:p>
      <w:pPr>
        <w:spacing w:after="80" w:before="80"/>
      </w:pPr>
      <w:r>
        <w:rPr>
          <w:rFonts w:ascii="Arial" w:cs="Arial" w:eastAsia="Arial" w:hAnsi="Arial"/>
          <w:sz w:val="19"/>
          <w:szCs w:val="19"/>
        </w:rPr>
        <w:t xml:space="preserve">When a deviation is identified, the following steps should be followed:</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Identify Deviation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41" w:author="TRACE Document Uplift" w:date="2026-05-11T00:14:51+00:00">
              <w:r>
                <w:delText>During data collection or reporting, identify any metrics that are significantly different from the target or prior period. Use judgement to determine significance.</w:delText>
              </w:r>
            </w:del>
            <w:commentRangeStart w:id="20"/>
            <w:ins w:id="42" w:author="TRACE Document Uplift" w:date="2026-05-11T00:14:51+00:00">
              <w:r>
                <w:t>Identify any metrics that deviate from the target or prior period by more than 10% or any deviation that impacts the bank's ability to meet regulatory requirements.</w:t>
              </w:r>
            </w:ins>
            <w:commentRangeEnd w:id="20"/>
            <w:r>
              <w:commentReference w:id="2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Investigate Root Cause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understand why the deviation has occurred. This may be due to data quality issues, operational changes, or external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Escalate if Needed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43" w:author="TRACE Document Uplift" w:date="2026-05-11T00:14:51+00:00">
              <w:r>
                <w:delText>If the deviation is material, escalate to the appropriate level of management. The ESG team will use judgement to determine when escalation is required.</w:delText>
              </w:r>
            </w:del>
            <w:commentRangeStart w:id="21"/>
            <w:ins w:id="44" w:author="TRACE Document Uplift" w:date="2026-05-11T00:14:51+00:00">
              <w:r>
                <w:t>If the deviation exceeds the defined materiality threshold, the ESG Head shall escalate the issue to the CFO for financial-related metrics or the relevant Functional Head (e.g., CHRO, Facilities Head) for operational metrics, with a copy to the Senior Management Team.</w:t>
              </w:r>
            </w:ins>
            <w:commentRangeEnd w:id="21"/>
            <w:r>
              <w:commentReference w:id="21"/>
            </w:r>
          </w:p>
          <w:p>
            <w:pPr/>
            <w:commentRangeStart w:id="19"/>
            <w:ins w:id="40" w:author="TRACE Document Uplift" w:date="2026-05-11T00:14:51+00:00">
              <w:r>
                <w:t>The Corporate Secretary identifies deviations from the Independent Director board percentage threshold, escalates findings to the Board of Directors for remediation within 30 days, and maintains the official board minutes as evidence of the identification and resolution process.</w:t>
              </w:r>
            </w:ins>
            <w:commentRangeEnd w:id="19"/>
            <w:r>
              <w:commentReference w:id="19"/>
            </w:r>
          </w:p>
          <w:p>
            <w:pPr/>
            <w:commentRangeStart w:id="17"/>
            <w:ins w:id="36" w:author="TRACE Document Uplift" w:date="2026-05-11T00:14:50+00:00">
              <w:r>
                <w:t>The Safety Manager identifies LTIFR (per million hours worked) deviations by comparing performance against established thresholds and escalates these to the Site Director for remediation and evidentiary documentation within five business days to ensure safety performance targets are maintained.</w:t>
              </w:r>
            </w:ins>
            <w:commentRangeEnd w:id="17"/>
            <w:r>
              <w:commentReference w:id="17"/>
            </w:r>
          </w:p>
          <w:p>
            <w:pPr/>
            <w:commentRangeStart w:id="16"/>
            <w:ins w:id="34" w:author="TRACE Document Uplift" w:date="2026-05-11T00:14:50+00:00">
              <w:r>
                <w:t>The Compliance Manager identifies deviations for the Whistleblower SLA ≤ 60 days (%) metric against established thresholds during monthly reviews, escalating any failures to the Risk Committee within five business days to ensure remediation and documentation of evidence are completed within thirty days to maintain service level integrity.</w:t>
              </w:r>
            </w:ins>
            <w:commentRangeEnd w:id="16"/>
            <w:r>
              <w:commentReference w:id="16"/>
            </w:r>
          </w:p>
          <w:p>
            <w:pPr/>
            <w:commentRangeStart w:id="15"/>
            <w:ins w:id="32" w:author="TRACE Document Uplift" w:date="2026-05-11T00:14:50+00:00">
              <w:r>
                <w:t>The Facility Manager identifies Water Consumption (KL) deviations exceeding a 5% variance threshold, escalates these to the Sustainability Lead within 48 hours, and provides documented evidence of remediation in the quarterly performance report to ensure resource management targets are met.</w:t>
              </w:r>
            </w:ins>
            <w:commentRangeEnd w:id="15"/>
            <w:r>
              <w:commentReference w:id="15"/>
            </w:r>
          </w:p>
          <w:p>
            <w:pPr/>
            <w:commentRangeStart w:id="14"/>
            <w:ins w:id="30" w:author="TRACE Document Uplift" w:date="2026-05-11T00:14:50+00:00">
              <w:r>
                <w:t>The Customer Service Manager identifies deviations from the Customer Complaint Resolution ≤ 30 days (%) metric when performance falls below the 95% threshold and initiates escalation for remediation within 48 hours, documenting all evidence in the tracking system to ensure procedural compliance.</w:t>
              </w:r>
            </w:ins>
            <w:commentRangeEnd w:id="14"/>
            <w:r>
              <w:commentReference w:id="14"/>
            </w:r>
          </w:p>
          <w:p>
            <w:pPr/>
            <w:commentRangeStart w:id="13"/>
            <w:ins w:id="28" w:author="TRACE Document Uplift" w:date="2026-05-11T00:14:50+00:00">
              <w:r>
                <w:t>The accountable owner documents SOP-specific handling for metric or target deviation needs procedure coverage: Financed Emissions – Oil &amp; Gas Sector (tCO2e / ₹ Cr), including escalation, remediation, and retained evidence.</w:t>
              </w:r>
            </w:ins>
            <w:commentRangeEnd w:id="13"/>
            <w:r>
              <w:commentReference w:id="13"/>
            </w:r>
          </w:p>
          <w:p>
            <w:pPr/>
            <w:commentRangeStart w:id="12"/>
            <w:ins w:id="26" w:author="TRACE Document Uplift" w:date="2026-05-11T00:14:50+00:00">
              <w:r>
                <w:t>The Training Manager identifies deviations when ABC Training Completion (%) falls below the 95% threshold, escalating the issue to the Department Head within 48 hours for remediation and documenting the outcome in the Compliance Log to provide evidence of resolution.</w:t>
              </w:r>
            </w:ins>
            <w:commentRangeEnd w:id="12"/>
            <w:r>
              <w:commentReference w:id="12"/>
            </w:r>
          </w:p>
          <w:p>
            <w:pPr/>
            <w:commentRangeStart w:id="11"/>
            <w:ins w:id="24" w:author="TRACE Document Uplift" w:date="2026-05-11T00:14:50+00:00">
              <w:r>
                <w:t>The ESG Compliance Manager identifies deviations in the percentage of senior management variable pay linked to ESG KPIs against established thresholds, escalates significant variances to the Remuneration Committee for remediation within thirty days, and maintains comprehensive evidence of all corrective actions taken to ensure alignment with corporate sustainability commitments.</w:t>
              </w:r>
            </w:ins>
            <w:commentRangeEnd w:id="11"/>
            <w:r>
              <w:commentReference w:id="11"/>
            </w:r>
          </w:p>
          <w:p>
            <w:pPr/>
            <w:commentRangeStart w:id="10"/>
            <w:ins w:id="22" w:author="TRACE Document Uplift" w:date="2026-05-11T00:14:50+00:00">
              <w:r>
                <w:t>The Procurement Manager identifies deviations in the percentage of critical suppliers assessed for ESG and labour standards against established thresholds, escalates non-compliance to the ESG Committee for remediation within 30 days, and documents all evidence to ensure alignment with ethical sourcing requirements.</w:t>
              </w:r>
            </w:ins>
            <w:commentRangeEnd w:id="10"/>
            <w:r>
              <w:commentReference w:id="10"/>
            </w:r>
          </w:p>
          <w:p>
            <w:pPr/>
            <w:commentRangeStart w:id="9"/>
            <w:ins w:id="20" w:author="TRACE Document Uplift" w:date="2026-05-11T00:14:50+00:00">
              <w:r>
                <w:t>The Portfolio Manager identifies, thresholds, and escalates deviations for PSL Achievement (% of ANBC) within five business days of month-end to ensure timely remediation and the maintenance of comprehensive evidence for audit purposes.</w:t>
              </w:r>
            </w:ins>
            <w:commentRangeEnd w:id="9"/>
            <w:r>
              <w:commentReference w:id="9"/>
            </w:r>
          </w:p>
          <w:p>
            <w:pPr/>
            <w:commentRangeStart w:id="7"/>
            <w:ins w:id="16" w:author="TRACE Document Uplift" w:date="2026-05-11T00:14:50+00:00">
              <w:r>
                <w:t>The accountable owner documents SOP-specific handling for metric or target deviation needs procedure coverage: Lost Time Injury Frequency Rate (LTIFR), including escalation, remediation, and retained evidence.</w:t>
              </w:r>
            </w:ins>
            <w:commentRangeEnd w:id="7"/>
            <w:r>
              <w:commentReference w:id="7"/>
            </w:r>
          </w:p>
          <w:p>
            <w:pPr/>
            <w:commentRangeStart w:id="5"/>
            <w:ins w:id="12" w:author="TRACE Document Uplift" w:date="2026-05-11T00:14:50+00:00">
              <w:r>
                <w:t>The Risk Management Team identifies and escalates deviations for Projects with incomplete E&amp;S due diligence (% of project finance portfolio) by evaluating them against established thresholds, requiring the Portfolio Manager to remediate and provide evidence of compliance within thirty days to ensure adherence to sustainability risk standards.</w:t>
              </w:r>
            </w:ins>
            <w:commentRangeEnd w:id="5"/>
            <w:r>
              <w:commentReference w:id="5"/>
            </w:r>
          </w:p>
          <w:p>
            <w:pPr/>
            <w:commentRangeStart w:id="4"/>
            <w:ins w:id="10" w:author="TRACE Document Uplift" w:date="2026-05-11T00:14:49+00:00">
              <w:r>
                <w:t>The Facilities Manager identifies Water Consumption (KL/year) deviations against established thresholds, escalating and remediating variances within 30 days to ensure target alignment and maintain documented evidence.</w:t>
              </w:r>
            </w:ins>
            <w:commentRangeEnd w:id="4"/>
            <w:r>
              <w:commentReference w:id="4"/>
            </w:r>
          </w:p>
          <w:p>
            <w:pPr/>
            <w:commentRangeStart w:id="3"/>
            <w:ins w:id="8" w:author="TRACE Document Uplift" w:date="2026-05-11T00:14:49+00:00">
              <w:r>
                <w:t>The Sustainability Manager identifies Scope 2 Emissions (tCO2e – market-based) deviations exceeding the 5% variance threshold, escalates these to the ESG Committee within five business days for remediation, and archives all supporting evidence in the reporting system to ensure regulatory compliance and data integrity.</w:t>
              </w:r>
            </w:ins>
            <w:commentRangeEnd w:id="3"/>
            <w:r>
              <w:commentReference w:id="3"/>
            </w:r>
          </w:p>
          <w:p>
            <w:pPr/>
            <w:commentRangeStart w:id="2"/>
            <w:ins w:id="6" w:author="TRACE Document Uplift" w:date="2026-05-11T00:14:49+00:00">
              <w:r>
                <w:t>The Sustainability Lead identifies Scope 1 Emissions (tCO2e) deviations against established thresholds, escalates variances to the ESG Committee within five business days, and manages the remediation and evidencing process to ensure compliance with carbon reduction targets.</w:t>
              </w:r>
            </w:ins>
            <w:commentRangeEnd w:id="2"/>
            <w:r>
              <w:commentReference w:id="2"/>
            </w:r>
          </w:p>
          <w:p>
            <w:pPr/>
            <w:commentRangeStart w:id="1"/>
            <w:ins w:id="4" w:author="TRACE Document Uplift" w:date="2026-05-11T00:14:49+00:00">
              <w:r>
                <w:t>The Sustainability Risk Manager identifies deviations in Financed Scope 3 emissions (tCO2e / ₹ Cr lent) against established thresholds on a monthly basis, escalating any breaches to the ESG Committee for remediation and documenting all evidence within the tracking system to ensure organizational alignment with emission targets.</w:t>
              </w:r>
            </w:ins>
            <w:commentRangeEnd w:id="1"/>
            <w:r>
              <w:commentReference w:id="1"/>
            </w:r>
          </w:p>
          <w:p>
            <w:pPr/>
            <w:commentRangeStart w:id="0"/>
            <w:ins w:id="2" w:author="TRACE Document Uplift" w:date="2026-05-11T00:14:49+00:00">
              <w:r>
                <w:t>The Risk Management Officer identifies and thresholds deviations for physical asset exposure in high-risk zones (₹ Cr), escalating any breaches to the Department Head for remediation and evidencing within thirty days to ensure continuous risk monitoring and compliance.</w:t>
              </w:r>
            </w:ins>
            <w:commentRangeEnd w:id="0"/>
            <w:r>
              <w:commentReference w:id="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Document and Report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45" w:author="TRACE Document Uplift" w:date="2026-05-11T00:14:51+00:00">
              <w:r>
                <w:delText>Document the deviation, root cause, and corrective action. Include in the next ESG report.</w:delText>
              </w:r>
            </w:del>
            <w:commentRangeStart w:id="22"/>
            <w:ins w:id="46" w:author="TRACE Document Uplift" w:date="2026-05-11T00:14:51+00:00">
              <w:r>
                <w:t>Record the deviation, root cause analysis, and assigned corrective actions in the Centralized ESG Deviation Log for inclusion in the next ESG report, and the ESG Team shall update the log monthly to monitor progress until the corrective action is closed.</w:t>
              </w:r>
            </w:ins>
            <w:commentRangeEnd w:id="22"/>
            <w:r>
              <w:commentReference w:id="22"/>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Corrective Action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implement corrective actions to address the deviation. Monitor progress.</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6. Reporting</w:t>
      </w:r>
    </w:p>
    <w:p>
      <w:pPr>
        <w:pStyle w:val="Heading2"/>
        <w:spacing w:after="80" w:before="200"/>
      </w:pPr>
      <w:r>
        <w:rPr>
          <w:rFonts w:ascii="Arial" w:cs="Arial" w:eastAsia="Arial" w:hAnsi="Arial"/>
          <w:b/>
          <w:bCs/>
          <w:color w:val="2E5FA3"/>
          <w:sz w:val="22"/>
          <w:szCs w:val="22"/>
        </w:rPr>
        <w:t xml:space="preserve">6.1 Internal Reporting</w:t>
      </w:r>
    </w:p>
    <w:p>
      <w:pPr>
        <w:spacing w:after="80" w:before="80"/>
      </w:pPr>
      <w:r>
        <w:rPr>
          <w:rFonts w:ascii="Arial" w:cs="Arial" w:eastAsia="Arial" w:hAnsi="Arial"/>
          <w:sz w:val="19"/>
          <w:szCs w:val="19"/>
        </w:rPr>
        <w:t xml:space="preserve">ESG performance data is reported internally to the senior management team and the board on a periodic basis. Reports should include:</w:t>
      </w:r>
    </w:p>
    <w:p>
      <w:pPr>
        <w:pStyle w:val="ListParagraph"/>
        <w:numPr>
          <w:ilvl w:val="0"/>
          <w:numId w:val="2"/>
        </w:numPr>
        <w:spacing w:after="40" w:before="40"/>
      </w:pPr>
      <w:r>
        <w:rPr>
          <w:rFonts w:ascii="Arial" w:cs="Arial" w:eastAsia="Arial" w:hAnsi="Arial"/>
          <w:sz w:val="19"/>
          <w:szCs w:val="19"/>
        </w:rPr>
        <w:t xml:space="preserve">Key ESG metrics and performance against targets</w:t>
      </w:r>
    </w:p>
    <w:p>
      <w:pPr>
        <w:pStyle w:val="ListParagraph"/>
        <w:numPr>
          <w:ilvl w:val="0"/>
          <w:numId w:val="2"/>
        </w:numPr>
        <w:spacing w:after="40" w:before="40"/>
      </w:pPr>
      <w:r>
        <w:rPr>
          <w:rFonts w:ascii="Arial" w:cs="Arial" w:eastAsia="Arial" w:hAnsi="Arial"/>
          <w:sz w:val="19"/>
          <w:szCs w:val="19"/>
        </w:rPr>
        <w:t xml:space="preserve">Any significant deviations or issues identified during the period</w:t>
      </w:r>
    </w:p>
    <w:p>
      <w:pPr>
        <w:pStyle w:val="ListParagraph"/>
        <w:numPr>
          <w:ilvl w:val="0"/>
          <w:numId w:val="2"/>
        </w:numPr>
        <w:spacing w:after="40" w:before="40"/>
      </w:pPr>
      <w:r>
        <w:rPr>
          <w:rFonts w:ascii="Arial" w:cs="Arial" w:eastAsia="Arial" w:hAnsi="Arial"/>
          <w:sz w:val="19"/>
          <w:szCs w:val="19"/>
        </w:rPr>
        <w:t xml:space="preserve">Progress on ESG initiatives and programmes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External Reporting</w:t>
      </w:r>
    </w:p>
    <w:p>
      <w:pPr>
        <w:spacing w:after="80" w:before="80"/>
      </w:pPr>
      <w:r>
        <w:rPr>
          <w:rFonts w:ascii="Arial" w:cs="Arial" w:eastAsia="Arial" w:hAnsi="Arial"/>
          <w:sz w:val="19"/>
          <w:szCs w:val="19"/>
        </w:rPr>
        <w:t xml:space="preserve">The bank discloses ESG information externally in its annual report, including the BRSR submission. External reporting should be accurate and consistent with internal records.</w:t>
      </w:r>
    </w:p>
    <w:p>
      <w:pPr>
        <w:spacing w:after="80" w:before="80"/>
      </w:pPr>
      <w:r>
        <w:rPr>
          <w:rFonts w:ascii="Arial" w:cs="Arial" w:eastAsia="Arial" w:hAnsi="Arial"/>
          <w:sz w:val="19"/>
          <w:szCs w:val="19"/>
        </w:rPr>
        <w:t xml:space="preserve">Before submission, external reports should be reviewed by the CFO and approved by senior management.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Regulatory Reporting Triggers</w:t>
      </w:r>
    </w:p>
    <w:p>
      <w:pPr>
        <w:spacing w:after="80" w:before="80"/>
      </w:pPr>
      <w:r>
        <w:rPr>
          <w:rFonts w:ascii="Arial" w:cs="Arial" w:eastAsia="Arial" w:hAnsi="Arial"/>
          <w:sz w:val="19"/>
          <w:szCs w:val="19"/>
        </w:rPr>
        <w:t xml:space="preserve">Where ESG-related regulatory requirements exist, the bank should comply with applicable timelines. The ESG team should liaise with Compliance to ensure regulatory obligations are met.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7. Roles and Responsibilities</w:t>
      </w:r>
    </w:p>
    <w:p>
      <w:pPr>
        <w:spacing w:after="80" w:before="80"/>
      </w:pPr>
      <w:r>
        <w:rPr>
          <w:rFonts w:ascii="Arial" w:cs="Arial" w:eastAsia="Arial" w:hAnsi="Arial"/>
          <w:sz w:val="19"/>
          <w:szCs w:val="19"/>
        </w:rPr>
        <w:t xml:space="preserve">The following roles are responsible for ESG data collection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 Sustainability Head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Owns this SOP; coordinates data collection; prepares ESG reports.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CFO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Reviews and approves external ESG disclosures; oversees ESG data quality.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CHRO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Social pillar data including gender diversity, training, and LTIFR.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Facilities Head</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energy, water, and emissions data for owned and leased premises.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Company Secretary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Governance data including board composition and remuneration.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CRO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climate risk and credit risk data relevant to ESG disclosure.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8. Training and Awareness</w:t>
      </w:r>
    </w:p>
    <w:p>
      <w:pPr>
        <w:spacing w:after="80" w:before="80"/>
      </w:pPr>
      <w:r>
        <w:rPr>
          <w:rFonts w:ascii="Arial" w:cs="Arial" w:eastAsia="Arial" w:hAnsi="Arial"/>
          <w:sz w:val="19"/>
          <w:szCs w:val="19"/>
        </w:rPr>
        <w:t xml:space="preserve">All staff involved in ESG data collection should be aware of their responsibilities under this SOP. The ESG team will provide guidance and support as required.</w:t>
      </w:r>
    </w:p>
    <w:p>
      <w:pPr>
        <w:spacing w:after="80" w:before="80"/>
      </w:pPr>
      <w:r>
        <w:rPr>
          <w:rFonts w:ascii="Arial" w:cs="Arial" w:eastAsia="Arial" w:hAnsi="Arial"/>
          <w:sz w:val="19"/>
          <w:szCs w:val="19"/>
        </w:rPr>
        <w:t xml:space="preserve">Training on ESG reporting requirements will be provided when significant changes to regulatory requirements occur.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9. Document Review</w:t>
      </w:r>
    </w:p>
    <w:p>
      <w:pPr>
        <w:spacing w:after="80" w:before="80"/>
      </w:pPr>
      <w:r>
        <w:rPr>
          <w:rFonts w:ascii="Arial" w:cs="Arial" w:eastAsia="Arial" w:hAnsi="Arial"/>
          <w:sz w:val="19"/>
          <w:szCs w:val="19"/>
        </w:rPr>
        <w:t xml:space="preserve">This SOP will be reviewed annually or when significant changes occur to ESG reporting requirements or the bank's ESG strategy.</w:t>
      </w:r>
    </w:p>
    <w:p>
      <w:pPr>
        <w:spacing w:after="80" w:before="80"/>
      </w:pPr>
      <w:r>
        <w:rPr>
          <w:rFonts w:ascii="Arial" w:cs="Arial" w:eastAsia="Arial" w:hAnsi="Arial"/>
          <w:sz w:val="19"/>
          <w:szCs w:val="19"/>
        </w:rPr>
        <w:t xml:space="preserve">The ESG Head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Appendix A – Key ESG Regulatory References</w:t>
      </w:r>
    </w:p>
    <w:p>
      <w:pPr>
        <w:spacing w:after="80" w:before="80"/>
      </w:pPr>
      <w:r>
        <w:rPr>
          <w:rFonts w:ascii="Arial" w:cs="Arial" w:eastAsia="Arial" w:hAnsi="Arial"/>
          <w:sz w:val="19"/>
          <w:szCs w:val="19"/>
        </w:rPr>
        <w:t xml:space="preserve">The table below lists key regulatory and reporting frameworks relevant to the bank's ESG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Regulation / Framework</w:t>
            </w:r>
          </w:p>
        </w:tc>
        <w:tc>
          <w:tcPr>
            <w:tcW w:type="dxa" w:w="39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Responsible Team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SEBI BRSR</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ESG disclosure for listed entities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Compliance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SEBI BRSR Core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Enhanced metrics with mandatory assurance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CFO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RBI Climate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Climate risk disclosure and stress testing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CRO / ESG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TCFD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Voluntary (becoming mandatory via SEBI)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CRO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GRI Standards</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report framework</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w:t>
            </w:r>
          </w:p>
        </w:tc>
      </w:tr>
    </w:tbl>
    <w:p>
      <w:r>
        <w:rPr>
          <w:rFonts w:ascii="Arial" w:cs="Arial" w:eastAsia="Arial" w:hAnsi="Arial"/>
          <w:sz w:val="19"/>
          <w:szCs w:val="19"/>
        </w:rPr>
        <w:t xml:space="preserve"/>
      </w:r>
    </w:p>
    <w:p>
      <w:r>
        <w:rPr>
          <w:rFonts w:ascii="Arial" w:cs="Arial" w:eastAsia="Arial" w:hAnsi="Arial"/>
          <w:sz w:val="19"/>
          <w:szCs w:val="19"/>
        </w:rPr>
        <w:t xml:space="preserve"/>
      </w:r>
    </w:p>
    <w:p>
      <w:commentRangeStart w:id="8"/>
      <w:ins w:id="18" w:author="TRACE Document Uplift" w:date="2026-05-11T00:14:50+00:00">
        <w:r>
          <w:t>The Data Privacy Officer identifies and thresholds deviations for the annual number of confirmed data privacy incidents, escalating any breach of the target to the Information Security Committee within five business days to coordinate remediation efforts and document evidentiary support in the central incident log.</w:t>
        </w:r>
      </w:ins>
      <w:commentRangeEnd w:id="8"/>
      <w:r>
        <w:commentReference w:id="8"/>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11T00:14:51+00:00">
    <w:p>
      <w:r>
        <w:t>Metric or target deviation needs procedure coverage: Physical asset exposure in high-risk zones (₹ Cr).. Why this was suggested: The source row records a material deviation for Physical asset exposure in high-risk zones (₹ Cr): target: Annual review; TCFD scenario-aligned; actual: ₹ 2,840 Cr; status: Open; owner: Credit Risk / CRO. Source document(s): esg_rcm.xlsx - ESG Risk &amp; Controls Matrix row 2 column Current Value (FY24).</w:t>
      </w:r>
    </w:p>
  </w:comment>
  <w:comment w:id="1" w:author="TRACE Document Uplift" w:date="2026-05-11T00:14:51+00:00">
    <w:p>
      <w:r>
        <w:t>Metric or target deviation needs procedure coverage: Financed Scope 3 emissions (tCO2e / ₹ Cr lent).. Why this was suggested: The source row records a material deviation for Financed Scope 3 emissions (tCO2e / ₹ Cr lent): target: Reduce 15% by FY27 vs FY24 baseline; actual: Baseline FY24: 48 tCO2e/₹Cr; status: Open; owner: Credit Risk / Sustainability. Source document(s): esg_rcm.xlsx - ESG Risk &amp; Controls Matrix row 3 column Current Value (FY24).</w:t>
      </w:r>
    </w:p>
  </w:comment>
  <w:comment w:id="2" w:author="TRACE Document Uplift" w:date="2026-05-11T00:14:51+00:00">
    <w:p>
      <w:r>
        <w:t>Metric or target deviation needs procedure coverage: Scope 1 Emissions (tCO2e).. Why this was suggested: The source row records a material deviation for Scope 1 Emissions (tCO2e): target: ≤ 1,200 tCO2e by FY25; actual: 1,387 tCO2e; status: Open; owner: Facilities / Sustainability Head. Source document(s): esg_rcm.xlsx - ESG Risk &amp; Controls Matrix row 4 column Current Value (FY24).</w:t>
      </w:r>
    </w:p>
  </w:comment>
  <w:comment w:id="3" w:author="TRACE Document Uplift" w:date="2026-05-11T00:14:51+00:00">
    <w:p>
      <w:r>
        <w:t>Metric or target deviation needs procedure coverage: Scope 2 Emissions (tCO2e – market-based).. Why this was suggested: The source row records a material deviation for Scope 2 Emissions (tCO2e – market-based): target: ≤ 3,800 tCO2e by FY26; actual: 4,220 tCO2e; status: Open; owner: Facilities. Source document(s): esg_rcm.xlsx - ESG Risk &amp; Controls Matrix row 5 column Current Value (FY24).</w:t>
      </w:r>
    </w:p>
  </w:comment>
  <w:comment w:id="4" w:author="TRACE Document Uplift" w:date="2026-05-11T00:14:51+00:00">
    <w:p>
      <w:r>
        <w:t>Metric or target deviation needs procedure coverage: Water Consumption (KL/year).. Why this was suggested: The source row records a material deviation for Water Consumption (KL/year): target: ≤ 70,000 KL by FY26; actual: 82,400 KL; status: Monitoring; owner: Facilities. Source document(s): esg_rcm.xlsx - ESG Risk &amp; Controls Matrix row 6 column Current Value (FY24).</w:t>
      </w:r>
    </w:p>
  </w:comment>
  <w:comment w:id="5" w:author="TRACE Document Uplift" w:date="2026-05-11T00:14:51+00:00">
    <w:p>
      <w:r>
        <w:t>Metric or target deviation needs procedure coverage: Projects with incomplete E&amp;S due diligence (% of project finance portfolio).. Why this was suggested: The source row records a material deviation for Projects with incomplete E&amp;S due diligence (% of project finance portfolio): target: 0% – mandatory IFC PS compliance; actual: 6% of portfolio; status: Open; owner: Project Finance / ESG. Source document(s): esg_rcm.xlsx - ESG Risk &amp; Controls Matrix row 8 column Current Value (FY24).</w:t>
      </w:r>
    </w:p>
  </w:comment>
  <w:comment w:id="6" w:author="TRACE Document Uplift" w:date="2026-05-11T00:14:51+00:00">
    <w:p>
      <w:r>
        <w:t>Metric or target deviation needs procedure coverage: Women in Senior Leadership (%).. Why this was suggested: The source row records a material deviation for Women in Senior Leadership (%): target: ≥ 25% by FY26 (BRSR target); actual: 18%; status: Open; owner: CHRO / D&amp;I Lead. Source document(s): esg_rcm.xlsx - ESG Risk &amp; Controls Matrix row 9 column Current Value (FY24).</w:t>
      </w:r>
    </w:p>
  </w:comment>
  <w:comment w:id="7" w:author="TRACE Document Uplift" w:date="2026-05-11T00:14:51+00:00">
    <w:p>
      <w:r>
        <w:t>Metric or target deviation needs procedure coverage: Lost Time Injury Frequency Rate (LTIFR).. Why this was suggested: The source row records a material deviation for Lost Time Injury Frequency Rate (LTIFR): target: ≤ 0.10 per million hrs; actual: 0.18 per million hrs; status: Monitoring; owner: CHRO / Admin. Source document(s): esg_rcm.xlsx - ESG Risk &amp; Controls Matrix row 10 column Current Value (FY24).</w:t>
      </w:r>
    </w:p>
  </w:comment>
  <w:comment w:id="8" w:author="TRACE Document Uplift" w:date="2026-05-11T00:14:51+00:00">
    <w:p>
      <w:r>
        <w:t>Metric or target deviation needs procedure coverage: Number of confirmed data privacy incidents / year.. Why this was suggested: The source row records a material deviation for Number of confirmed data privacy incidents / year: target: Zero material breaches; actual: 2 (FY24); status: Open; owner: DPO / Legal. Source document(s): esg_rcm.xlsx - ESG Risk &amp; Controls Matrix row 11 column Current Value (FY24).</w:t>
      </w:r>
    </w:p>
  </w:comment>
  <w:comment w:id="9" w:author="TRACE Document Uplift" w:date="2026-05-11T00:14:51+00:00">
    <w:p>
      <w:r>
        <w:t>Metric or target deviation needs procedure coverage: PSL Achievement (% of ANBC).. Why this was suggested: The source row records a material deviation for PSL Achievement (% of ANBC): target: ≥ 40% ANBC (RBI mandate); actual: 38% of ANBC; status: Open; owner: Credit Policy. Source document(s): esg_rcm.xlsx - ESG Risk &amp; Controls Matrix row 12 column Current Value (FY24).</w:t>
      </w:r>
    </w:p>
  </w:comment>
  <w:comment w:id="10" w:author="TRACE Document Uplift" w:date="2026-05-11T00:14:51+00:00">
    <w:p>
      <w:r>
        <w:t>Metric or target deviation needs procedure coverage: Suppliers assessed for ESG/labour standards (% of critical suppliers).. Why this was suggested: The source row records a material deviation for Suppliers assessed for ESG/labour standards (% of critical suppliers): target: 100% critical suppliers assessed by FY26; actual: 42% assessed (FY24); status: Open; owner: Procurement / ESG. Source document(s): esg_rcm.xlsx - ESG Risk &amp; Controls Matrix row 13 column Current Value (FY24).</w:t>
      </w:r>
    </w:p>
  </w:comment>
  <w:comment w:id="11" w:author="TRACE Document Uplift" w:date="2026-05-11T00:14:51+00:00">
    <w:p>
      <w:r>
        <w:t>Metric or target deviation needs procedure coverage: % of senior management variable pay linked to ESG KPIs.. Why this was suggested: The source row records a material deviation for % of senior management variable pay linked to ESG KPIs: target: ≥ 30% by FY26; actual: 20% (FY24); status: Open; owner: Remuneration Committee. Source document(s): esg_rcm.xlsx - ESG Risk &amp; Controls Matrix row 15 column Current Value (FY24).</w:t>
      </w:r>
    </w:p>
  </w:comment>
  <w:comment w:id="12" w:author="TRACE Document Uplift" w:date="2026-05-11T00:14:51+00:00">
    <w:p>
      <w:r>
        <w:t>Metric or target deviation needs procedure coverage: ABC Training Completion (%).. Why this was suggested: The source row records a material deviation for ABC Training Completion (%): target: 100%; actual: 74%; deviation: -26.0%; status: Closed. Source document(s): esg_metric_deviation_log.xlsx - Metric Deviation Log row 4 column Deviation (%).</w:t>
      </w:r>
    </w:p>
  </w:comment>
  <w:comment w:id="13" w:author="TRACE Document Uplift" w:date="2026-05-11T00:14:51+00:00">
    <w:p>
      <w:r>
        <w:t>Metric or target deviation needs procedure coverage: Financed Emissions – Oil &amp; Gas Sector (tCO2e / ₹ Cr).. Why this was suggested: The source row records a material deviation for Financed Emissions – Oil &amp; Gas Sector (tCO2e / ₹ Cr): target: ≤ 48.0; actual: 62.4; deviation: 30.0%; status: Closed. Source document(s): esg_metric_deviation_log.xlsx - Metric Deviation Log row 5 column Deviation (%).</w:t>
      </w:r>
    </w:p>
  </w:comment>
  <w:comment w:id="14" w:author="TRACE Document Uplift" w:date="2026-05-11T00:14:51+00:00">
    <w:p>
      <w:r>
        <w:t>Metric or target deviation needs procedure coverage: Customer Complaint Resolution ≤ 30 days (%).. Why this was suggested: The source row records a material deviation for Customer Complaint Resolution ≤ 30 days (%): target: ≥ 90%; actual: 71%; deviation: -21.1%; status: Closed. Source document(s): esg_metric_deviation_log.xlsx - Metric Deviation Log row 6 column Deviation (%).</w:t>
      </w:r>
    </w:p>
  </w:comment>
  <w:comment w:id="15" w:author="TRACE Document Uplift" w:date="2026-05-11T00:14:51+00:00">
    <w:p>
      <w:r>
        <w:t>Metric or target deviation needs procedure coverage: Water Consumption (KL).. Why this was suggested: The source row records a material deviation for Water Consumption (KL): target: ≤ 17,500 per quarter; actual: 22,100 (Q1 alone); deviation: +26.3%; status: Closed. Source document(s): esg_metric_deviation_log.xlsx - Metric Deviation Log row 8 column Deviation (%).</w:t>
      </w:r>
    </w:p>
  </w:comment>
  <w:comment w:id="16" w:author="TRACE Document Uplift" w:date="2026-05-11T00:14:51+00:00">
    <w:p>
      <w:r>
        <w:t>Metric or target deviation needs procedure coverage: Whistleblower SLA ≤ 60 days (%).. Why this was suggested: The source row records a material deviation for Whistleblower SLA ≤ 60 days (%): target: ≥ 95%; actual: 64%; deviation: -32.6%; status: Closed. Source document(s): esg_metric_deviation_log.xlsx - Metric Deviation Log row 9 column Deviation (%).</w:t>
      </w:r>
    </w:p>
  </w:comment>
  <w:comment w:id="17" w:author="TRACE Document Uplift" w:date="2026-05-11T00:14:51+00:00">
    <w:p>
      <w:r>
        <w:t>Metric or target deviation needs procedure coverage: LTIFR (per million hrs worked).. Why this was suggested: The source row records a material deviation for LTIFR (per million hrs worked): target: ≤ 0.10; actual: 0.32; deviation: +220%; status: Closed. Source document(s): esg_metric_deviation_log.xlsx - Metric Deviation Log row 10 column Deviation (%).</w:t>
      </w:r>
    </w:p>
  </w:comment>
  <w:comment w:id="18" w:author="TRACE Document Uplift" w:date="2026-05-11T00:14:51+00:00">
    <w:p>
      <w:r>
        <w:t>Metric or target deviation needs procedure coverage: BRSR Scope 3 Emissions – Business Travel (tCO2e).. Why this was suggested: The source row records a material deviation for BRSR Scope 3 Emissions – Business Travel (tCO2e): target: Required for BRSR Core; actual: Data unavailable; deviation: N/A – Data Gap; status: Closed. Source document(s): esg_metric_deviation_log.xlsx - Metric Deviation Log row 11 column Deviation (%).</w:t>
      </w:r>
    </w:p>
  </w:comment>
  <w:comment w:id="19" w:author="TRACE Document Uplift" w:date="2026-05-11T00:14:51+00:00">
    <w:p>
      <w:r>
        <w:t>Metric or target deviation needs procedure coverage: Independent Directors (% of Board).. Why this was suggested: The source row records a material deviation for Independent Directors (% of Board): target: ≥ 50% (SEBI LODR); actual: 47%; deviation: -6.0%; status: Closed. Source document(s): esg_metric_deviation_log.xlsx - Metric Deviation Log row 12 column Deviation (%).</w:t>
      </w:r>
    </w:p>
  </w:comment>
  <w:comment w:id="20" w:author="TRACE Document Uplift" w:date="2026-05-11T00:14:51+00:00">
    <w:p>
      <w:r>
        <w:t>Define Quantifiable Thresholds for Deviations. Why this was suggested: Section 5.2 Step 1 uses the phrase 'significantly different' and advises to 'use judgement'. This lack of objective criteria makes it difficult for auditors to verify if the process is followed consistently. Defining a percentage threshold (e.g., +/- 10%) would improve consistency. Source document(s): esg_reporting_sop.docx.</w:t>
      </w:r>
    </w:p>
  </w:comment>
  <w:comment w:id="21" w:author="TRACE Document Uplift" w:date="2026-05-11T00:14:51+00:00">
    <w:p>
      <w:r>
        <w:t>Clarify Escalation Hierarchy. Why this was suggested: Section 5.2 Step 3 mentions escalating to 'the appropriate level of management' based on 'judgement'. This is too vague for a standard operating procedure and creates an ownership gap during critical events. Source document(s): esg_reporting_sop.docx.</w:t>
      </w:r>
    </w:p>
  </w:comment>
  <w:comment w:id="22" w:author="TRACE Document Uplift" w:date="2026-05-11T00:14:51+00:00">
    <w:p>
      <w:r>
        <w:t>Formalize Deviation and Corrective Action Records. Why this was suggested: Section 5.2 Step 4 and 5 describe documenting and implementing corrective actions but do not specify where these records are maintained (e.g., a centralized Deviation Log). Without a specified record, it is difficult to monitor progress as required in Step 5. Source document(s): esg_reporting_sop.docx.</w:t>
      </w:r>
    </w:p>
  </w:comment>
  <w:comment w:id="23" w:author="TRACE Document Uplift" w:date="2026-05-11T00:14:51+00:00">
    <w:p>
      <w:r>
        <w:t>Define Non-Compliance Path for Data Collection. Why this was suggested: Section 4.2 mentions flagging and following up on missing data but does not define what happens if a team fails to provide data after follow-up, which could jeopardize reporting timelines. Source document(s): esg_reporting_sop.docx.</w:t>
      </w:r>
    </w:p>
  </w:comment>
  <w:comment w:id="24" w:author="TRACE Document Uplift" w:date="2026-05-11T00:14:51+00:00">
    <w:p>
      <w:r>
        <w:t>Define Materiality in Terminology. Why this was suggested: The document uses the term 'material' in sections 1, 5.2, and 6.1, but this term is not defined in the terminology section, leading to potential misinterpretation between 'material' and 'significant'. Source document(s): esg_reporting_sop.docx.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2026-05-07T21:05:10.247Z</dcterms:created>
  <dcterms:modified xsi:type="dcterms:W3CDTF">2026-05-07T21:05:10.248Z</dcterms:modified>
</cp:coreProperties>
</file>

<file path=docProps/custom.xml><?xml version="1.0" encoding="utf-8"?>
<Properties xmlns="http://schemas.openxmlformats.org/officeDocument/2006/custom-properties" xmlns:vt="http://schemas.openxmlformats.org/officeDocument/2006/docPropsVTypes"/>
</file>