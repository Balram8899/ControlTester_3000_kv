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480"/>
        <w:jc w:val="center"/>
      </w:pPr>
      <w:r>
        <w:rPr>
          <w:rFonts w:ascii="Arial" w:cs="Arial" w:eastAsia="Arial" w:hAnsi="Arial"/>
          <w:b/>
          <w:bCs/>
          <w:color w:val="006B3C"/>
          <w:sz w:val="36"/>
          <w:szCs w:val="36"/>
        </w:rPr>
        <w:t xml:space="preserve">ESG RISK MONITORING AND REPORTING</w:t>
      </w:r>
    </w:p>
    <w:p>
      <w:pPr>
        <w:spacing w:after="480" w:before="0"/>
        <w:jc w:val="center"/>
      </w:pPr>
      <w:r>
        <w:rPr>
          <w:rFonts w:ascii="Arial" w:cs="Arial" w:eastAsia="Arial" w:hAnsi="Arial"/>
          <w:color w:val="2E5FA3"/>
          <w:sz w:val="28"/>
          <w:szCs w:val="28"/>
        </w:rPr>
        <w:t xml:space="preserve">Standard Operating Procedure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AAAAAA" w:sz="1"/>
              <w:left w:val="single" w:color="AAAAAA" w:sz="1"/>
              <w:bottom w:val="single" w:color="AAAAAA" w:sz="1"/>
              <w:right w:val="single" w:color="AAAAAA" w:sz="1"/>
            </w:tcBorders>
            <w:shd w:fill="006B3C" w:val="clear"/>
            <w:tcMar>
              <w:top w:type="dxa" w:w="80"/>
              <w:left w:type="dxa" w:w="120"/>
              <w:bottom w:type="dxa" w:w="80"/>
              <w:right w:type="dxa" w:w="120"/>
            </w:tcMar>
          </w:tcPr>
          <w:p>
            <w:r>
              <w:rPr>
                <w:rFonts w:ascii="Arial" w:cs="Arial" w:eastAsia="Arial" w:hAnsi="Arial"/>
                <w:b/>
                <w:bCs/>
                <w:color w:val="FFFFFF"/>
                <w:sz w:val="18"/>
                <w:szCs w:val="18"/>
              </w:rPr>
              <w:t xml:space="preserve">Document Title</w:t>
            </w:r>
          </w:p>
        </w:tc>
        <w:tc>
          <w:tcPr>
            <w:tcW w:type="dxa" w:w="6360"/>
            <w:tcBorders>
              <w:top w:val="single" w:color="AAAAAA" w:sz="1"/>
              <w:left w:val="single" w:color="AAAAAA" w:sz="1"/>
              <w:bottom w:val="single" w:color="AAAAAA" w:sz="1"/>
              <w:right w:val="single" w:color="AAAAAA" w:sz="1"/>
            </w:tcBorders>
            <w:shd w:fill="C6EFCE" w:val="clear"/>
            <w:tcMar>
              <w:top w:type="dxa" w:w="60"/>
              <w:left w:type="dxa" w:w="120"/>
              <w:bottom w:type="dxa" w:w="60"/>
              <w:right w:type="dxa" w:w="120"/>
            </w:tcMar>
          </w:tcPr>
          <w:p>
            <w:r>
              <w:rPr>
                <w:rFonts w:ascii="Arial" w:cs="Arial" w:eastAsia="Arial" w:hAnsi="Arial"/>
                <w:b/>
                <w:bCs/>
                <w:color w:val="000000"/>
                <w:sz w:val="18"/>
                <w:szCs w:val="18"/>
              </w:rPr>
              <w:t xml:space="preserve">ESG Risk Monitoring and Reporting Standard Operating Procedure</w:t>
            </w:r>
          </w:p>
        </w:tc>
      </w:tr>
      <w:tr>
        <w:tc>
          <w:tcPr>
            <w:tcW w:type="dxa" w:w="3000"/>
            <w:tcBorders>
              <w:top w:val="single" w:color="AAAAAA" w:sz="1"/>
              <w:left w:val="single" w:color="AAAAAA" w:sz="1"/>
              <w:bottom w:val="single" w:color="AAAAAA" w:sz="1"/>
              <w:right w:val="single" w:color="AAAAAA" w:sz="1"/>
            </w:tcBorders>
            <w:shd w:fill="006B3C" w:val="clear"/>
            <w:tcMar>
              <w:top w:type="dxa" w:w="80"/>
              <w:left w:type="dxa" w:w="120"/>
              <w:bottom w:type="dxa" w:w="80"/>
              <w:right w:type="dxa" w:w="120"/>
            </w:tcMar>
          </w:tcPr>
          <w:p>
            <w:r>
              <w:rPr>
                <w:rFonts w:ascii="Arial" w:cs="Arial" w:eastAsia="Arial" w:hAnsi="Arial"/>
                <w:b/>
                <w:bCs/>
                <w:color w:val="FFFFFF"/>
                <w:sz w:val="18"/>
                <w:szCs w:val="18"/>
              </w:rPr>
              <w:t xml:space="preserve">Document ID</w:t>
            </w:r>
          </w:p>
        </w:tc>
        <w:tc>
          <w:tcPr>
            <w:tcW w:type="dxa" w:w="6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SOP-ESG-002</w:t>
            </w:r>
          </w:p>
        </w:tc>
      </w:tr>
      <w:tr>
        <w:tc>
          <w:tcPr>
            <w:tcW w:type="dxa" w:w="3000"/>
            <w:tcBorders>
              <w:top w:val="single" w:color="AAAAAA" w:sz="1"/>
              <w:left w:val="single" w:color="AAAAAA" w:sz="1"/>
              <w:bottom w:val="single" w:color="AAAAAA" w:sz="1"/>
              <w:right w:val="single" w:color="AAAAAA" w:sz="1"/>
            </w:tcBorders>
            <w:shd w:fill="006B3C" w:val="clear"/>
            <w:tcMar>
              <w:top w:type="dxa" w:w="80"/>
              <w:left w:type="dxa" w:w="120"/>
              <w:bottom w:type="dxa" w:w="80"/>
              <w:right w:type="dxa" w:w="120"/>
            </w:tcMar>
          </w:tcPr>
          <w:p>
            <w:r>
              <w:rPr>
                <w:rFonts w:ascii="Arial" w:cs="Arial" w:eastAsia="Arial" w:hAnsi="Arial"/>
                <w:b/>
                <w:bCs/>
                <w:color w:val="FFFFFF"/>
                <w:sz w:val="18"/>
                <w:szCs w:val="18"/>
              </w:rPr>
              <w:t xml:space="preserve">Version</w:t>
            </w:r>
          </w:p>
        </w:tc>
        <w:tc>
          <w:tcPr>
            <w:tcW w:type="dxa" w:w="6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1.1</w:t>
            </w:r>
          </w:p>
        </w:tc>
      </w:tr>
      <w:tr>
        <w:tc>
          <w:tcPr>
            <w:tcW w:type="dxa" w:w="3000"/>
            <w:tcBorders>
              <w:top w:val="single" w:color="AAAAAA" w:sz="1"/>
              <w:left w:val="single" w:color="AAAAAA" w:sz="1"/>
              <w:bottom w:val="single" w:color="AAAAAA" w:sz="1"/>
              <w:right w:val="single" w:color="AAAAAA" w:sz="1"/>
            </w:tcBorders>
            <w:shd w:fill="006B3C" w:val="clear"/>
            <w:tcMar>
              <w:top w:type="dxa" w:w="80"/>
              <w:left w:type="dxa" w:w="120"/>
              <w:bottom w:type="dxa" w:w="80"/>
              <w:right w:type="dxa" w:w="120"/>
            </w:tcMar>
          </w:tcPr>
          <w:p>
            <w:r>
              <w:rPr>
                <w:rFonts w:ascii="Arial" w:cs="Arial" w:eastAsia="Arial" w:hAnsi="Arial"/>
                <w:b/>
                <w:bCs/>
                <w:color w:val="FFFFFF"/>
                <w:sz w:val="18"/>
                <w:szCs w:val="18"/>
              </w:rPr>
              <w:t xml:space="preserve">Prepared By</w:t>
            </w:r>
          </w:p>
        </w:tc>
        <w:tc>
          <w:tcPr>
            <w:tcW w:type="dxa" w:w="6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Sustainability / ESG Team</w:t>
            </w:r>
          </w:p>
        </w:tc>
      </w:tr>
      <w:tr>
        <w:tc>
          <w:tcPr>
            <w:tcW w:type="dxa" w:w="3000"/>
            <w:tcBorders>
              <w:top w:val="single" w:color="AAAAAA" w:sz="1"/>
              <w:left w:val="single" w:color="AAAAAA" w:sz="1"/>
              <w:bottom w:val="single" w:color="AAAAAA" w:sz="1"/>
              <w:right w:val="single" w:color="AAAAAA" w:sz="1"/>
            </w:tcBorders>
            <w:shd w:fill="006B3C" w:val="clear"/>
            <w:tcMar>
              <w:top w:type="dxa" w:w="80"/>
              <w:left w:type="dxa" w:w="120"/>
              <w:bottom w:type="dxa" w:w="80"/>
              <w:right w:type="dxa" w:w="120"/>
            </w:tcMar>
          </w:tcPr>
          <w:p>
            <w:r>
              <w:rPr>
                <w:rFonts w:ascii="Arial" w:cs="Arial" w:eastAsia="Arial" w:hAnsi="Arial"/>
                <w:b/>
                <w:bCs/>
                <w:color w:val="FFFFFF"/>
                <w:sz w:val="18"/>
                <w:szCs w:val="18"/>
              </w:rPr>
              <w:t xml:space="preserve">Reviewed By</w:t>
            </w:r>
          </w:p>
        </w:tc>
        <w:tc>
          <w:tcPr>
            <w:tcW w:type="dxa" w:w="6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CFO</w:t>
            </w:r>
          </w:p>
        </w:tc>
      </w:tr>
      <w:tr>
        <w:tc>
          <w:tcPr>
            <w:tcW w:type="dxa" w:w="3000"/>
            <w:tcBorders>
              <w:top w:val="single" w:color="AAAAAA" w:sz="1"/>
              <w:left w:val="single" w:color="AAAAAA" w:sz="1"/>
              <w:bottom w:val="single" w:color="AAAAAA" w:sz="1"/>
              <w:right w:val="single" w:color="AAAAAA" w:sz="1"/>
            </w:tcBorders>
            <w:shd w:fill="006B3C" w:val="clear"/>
            <w:tcMar>
              <w:top w:type="dxa" w:w="80"/>
              <w:left w:type="dxa" w:w="120"/>
              <w:bottom w:type="dxa" w:w="80"/>
              <w:right w:type="dxa" w:w="120"/>
            </w:tcMar>
          </w:tcPr>
          <w:p>
            <w:r>
              <w:rPr>
                <w:rFonts w:ascii="Arial" w:cs="Arial" w:eastAsia="Arial" w:hAnsi="Arial"/>
                <w:b/>
                <w:bCs/>
                <w:color w:val="FFFFFF"/>
                <w:sz w:val="18"/>
                <w:szCs w:val="18"/>
              </w:rPr>
              <w:t xml:space="preserve">Date</w:t>
            </w:r>
          </w:p>
        </w:tc>
        <w:tc>
          <w:tcPr>
            <w:tcW w:type="dxa" w:w="6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April 2024</w:t>
            </w:r>
          </w:p>
        </w:tc>
      </w:tr>
      <w:tr>
        <w:tc>
          <w:tcPr>
            <w:tcW w:type="dxa" w:w="3000"/>
            <w:tcBorders>
              <w:top w:val="single" w:color="AAAAAA" w:sz="1"/>
              <w:left w:val="single" w:color="AAAAAA" w:sz="1"/>
              <w:bottom w:val="single" w:color="AAAAAA" w:sz="1"/>
              <w:right w:val="single" w:color="AAAAAA" w:sz="1"/>
            </w:tcBorders>
            <w:shd w:fill="006B3C" w:val="clear"/>
            <w:tcMar>
              <w:top w:type="dxa" w:w="80"/>
              <w:left w:type="dxa" w:w="120"/>
              <w:bottom w:type="dxa" w:w="80"/>
              <w:right w:type="dxa" w:w="120"/>
            </w:tcMar>
          </w:tcPr>
          <w:p>
            <w:r>
              <w:rPr>
                <w:rFonts w:ascii="Arial" w:cs="Arial" w:eastAsia="Arial" w:hAnsi="Arial"/>
                <w:b/>
                <w:bCs/>
                <w:color w:val="FFFFFF"/>
                <w:sz w:val="18"/>
                <w:szCs w:val="18"/>
              </w:rPr>
              <w:t xml:space="preserve">Status</w:t>
            </w:r>
          </w:p>
        </w:tc>
        <w:tc>
          <w:tcPr>
            <w:tcW w:type="dxa" w:w="6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Active</w:t>
            </w:r>
          </w:p>
        </w:tc>
      </w:tr>
    </w:tbl>
    <w:p>
      <w:r>
        <w:rPr>
          <w:rFonts w:ascii="Arial" w:cs="Arial" w:eastAsia="Arial" w:hAnsi="Arial"/>
          <w:sz w:val="19"/>
          <w:szCs w:val="19"/>
        </w:rPr>
        <w:t xml:space="preserve"/>
      </w:r>
    </w:p>
    <w:p>
      <w:r>
        <w:rPr>
          <w:rFonts w:ascii="Arial" w:cs="Arial" w:eastAsia="Arial" w:hAnsi="Arial"/>
          <w:sz w:val="19"/>
          <w:szCs w:val="19"/>
        </w:rPr>
        <w:t xml:space="preserve"/>
      </w:r>
    </w:p>
    <w:p>
      <w:pPr>
        <w:pStyle w:val="Heading1"/>
        <w:spacing w:after="120" w:before="240"/>
      </w:pPr>
      <w:r>
        <w:rPr>
          <w:rFonts w:ascii="Arial" w:cs="Arial" w:eastAsia="Arial" w:hAnsi="Arial"/>
          <w:b/>
          <w:bCs/>
          <w:color w:val="006B3C"/>
          <w:sz w:val="28"/>
          <w:szCs w:val="28"/>
        </w:rPr>
        <w:t xml:space="preserve">1. Purpose</w:t>
      </w:r>
    </w:p>
    <w:p>
      <w:pPr>
        <w:spacing w:after="80" w:before="80"/>
      </w:pPr>
      <w:r>
        <w:rPr>
          <w:rFonts w:ascii="Arial" w:cs="Arial" w:eastAsia="Arial" w:hAnsi="Arial"/>
          <w:sz w:val="19"/>
          <w:szCs w:val="19"/>
        </w:rPr>
        <w:t xml:space="preserve">This Standard Operating Procedure (SOP) defines the process for collecting, monitoring, reporting, and managing deviations in Environmental, Social, and Governance (ESG) data and metrics at the bank.</w:t>
      </w:r>
    </w:p>
    <w:p>
      <w:pPr>
        <w:spacing w:after="80" w:before="80"/>
      </w:pPr>
      <w:r>
        <w:rPr>
          <w:rFonts w:ascii="Arial" w:cs="Arial" w:eastAsia="Arial" w:hAnsi="Arial"/>
          <w:sz w:val="19"/>
          <w:szCs w:val="19"/>
        </w:rPr>
        <w:t xml:space="preserve">The objective is to ensure that ESG information reported internally and externally is accurate, complete, and consistent, and that material deviations from targets are identified and managed in a timely manner.</w:t>
      </w:r>
    </w:p>
    <w:p>
      <w:r>
        <w:rPr>
          <w:rFonts w:ascii="Arial" w:cs="Arial" w:eastAsia="Arial" w:hAnsi="Arial"/>
          <w:sz w:val="19"/>
          <w:szCs w:val="19"/>
        </w:rPr>
        <w:t xml:space="preserve"/>
      </w:r>
    </w:p>
    <w:p>
      <w:pPr>
        <w:pStyle w:val="Heading1"/>
        <w:spacing w:after="120" w:before="240"/>
      </w:pPr>
      <w:r>
        <w:rPr>
          <w:rFonts w:ascii="Arial" w:cs="Arial" w:eastAsia="Arial" w:hAnsi="Arial"/>
          <w:b/>
          <w:bCs/>
          <w:color w:val="006B3C"/>
          <w:sz w:val="28"/>
          <w:szCs w:val="28"/>
        </w:rPr>
        <w:t xml:space="preserve">2. Scope</w:t>
      </w:r>
    </w:p>
    <w:p>
      <w:pPr>
        <w:spacing w:after="80" w:before="80"/>
      </w:pPr>
      <w:r>
        <w:rPr>
          <w:rFonts w:ascii="Arial" w:cs="Arial" w:eastAsia="Arial" w:hAnsi="Arial"/>
          <w:sz w:val="19"/>
          <w:szCs w:val="19"/>
        </w:rPr>
        <w:t xml:space="preserve">This SOP applies to all ESG data collected and reported by the bank, covering Environmental, Social, and Governance metrics. It is applicable to:</w:t>
      </w:r>
    </w:p>
    <w:p>
      <w:pPr>
        <w:pStyle w:val="ListParagraph"/>
        <w:numPr>
          <w:ilvl w:val="0"/>
          <w:numId w:val="2"/>
        </w:numPr>
        <w:spacing w:after="40" w:before="40"/>
      </w:pPr>
      <w:r>
        <w:rPr>
          <w:rFonts w:ascii="Arial" w:cs="Arial" w:eastAsia="Arial" w:hAnsi="Arial"/>
          <w:sz w:val="19"/>
          <w:szCs w:val="19"/>
        </w:rPr>
        <w:t xml:space="preserve">The corporate sustainability / ESG team</w:t>
      </w:r>
    </w:p>
    <w:p>
      <w:pPr>
        <w:pStyle w:val="ListParagraph"/>
      </w:pPr>
      <w:commentRangeStart w:id="36"/>
      <w:ins w:id="74" w:author="TRACE Document Uplift" w:date="2026-05-10T21:24:25+00:00">
        <w:r>
          <w:t>If a deviation is determined to be material, the ESG Head shall escalate the matter to the CFO and the Sustainability Committee of the Board via a formal memorandum.</w:t>
        </w:r>
      </w:ins>
      <w:commentRangeEnd w:id="36"/>
      <w:r>
        <w:commentReference w:id="36"/>
      </w:r>
    </w:p>
    <w:p>
      <w:pPr>
        <w:pStyle w:val="ListParagraph"/>
        <w:numPr>
          <w:ilvl w:val="0"/>
          <w:numId w:val="2"/>
        </w:numPr>
        <w:spacing w:after="40" w:before="40"/>
      </w:pPr>
      <w:r>
        <w:rPr>
          <w:rFonts w:ascii="Arial" w:cs="Arial" w:eastAsia="Arial" w:hAnsi="Arial"/>
          <w:sz w:val="19"/>
          <w:szCs w:val="19"/>
        </w:rPr>
        <w:t xml:space="preserve">Finance, HR, Facilities, IT, and other functions that contribute ESG data</w:t>
      </w:r>
    </w:p>
    <w:p>
      <w:pPr>
        <w:pStyle w:val="ListParagraph"/>
        <w:numPr>
          <w:ilvl w:val="0"/>
          <w:numId w:val="2"/>
        </w:numPr>
        <w:spacing w:after="40" w:before="40"/>
      </w:pPr>
      <w:r>
        <w:rPr>
          <w:rFonts w:ascii="Arial" w:cs="Arial" w:eastAsia="Arial" w:hAnsi="Arial"/>
          <w:sz w:val="19"/>
          <w:szCs w:val="19"/>
        </w:rPr>
        <w:t xml:space="preserve">Internal reporting to senior management and the board</w:t>
      </w:r>
    </w:p>
    <w:p>
      <w:pPr>
        <w:pStyle w:val="ListParagraph"/>
        <w:numPr>
          <w:ilvl w:val="0"/>
          <w:numId w:val="2"/>
        </w:numPr>
        <w:spacing w:after="40" w:before="40"/>
      </w:pPr>
      <w:r>
        <w:rPr>
          <w:rFonts w:ascii="Arial" w:cs="Arial" w:eastAsia="Arial" w:hAnsi="Arial"/>
          <w:sz w:val="19"/>
          <w:szCs w:val="19"/>
        </w:rPr>
        <w:t xml:space="preserve">External reporting including the annual BRSR disclosure and sustainability report</w:t>
      </w:r>
    </w:p>
    <w:p>
      <w:pPr>
        <w:spacing w:after="80" w:before="80"/>
      </w:pPr>
      <w:r>
        <w:rPr>
          <w:rFonts w:ascii="Arial" w:cs="Arial" w:eastAsia="Arial" w:hAnsi="Arial"/>
          <w:sz w:val="19"/>
          <w:szCs w:val="19"/>
        </w:rPr>
        <w:t xml:space="preserve">This SOP covers direct operations of the bank. It does not cover financed emissions in detail.</w:t>
      </w:r>
    </w:p>
    <w:p>
      <w:r>
        <w:rPr>
          <w:rFonts w:ascii="Arial" w:cs="Arial" w:eastAsia="Arial" w:hAnsi="Arial"/>
          <w:sz w:val="19"/>
          <w:szCs w:val="19"/>
        </w:rPr>
        <w:t xml:space="preserve"/>
      </w:r>
    </w:p>
    <w:p>
      <w:pPr>
        <w:pStyle w:val="Heading1"/>
        <w:spacing w:after="120" w:before="240"/>
      </w:pPr>
      <w:r>
        <w:rPr>
          <w:rFonts w:ascii="Arial" w:cs="Arial" w:eastAsia="Arial" w:hAnsi="Arial"/>
          <w:b/>
          <w:bCs/>
          <w:color w:val="006B3C"/>
          <w:sz w:val="28"/>
          <w:szCs w:val="28"/>
        </w:rPr>
        <w:t xml:space="preserve">3. ESG Metric Framework</w:t>
      </w:r>
    </w:p>
    <w:p>
      <w:pPr>
        <w:spacing w:after="80" w:before="80"/>
      </w:pPr>
      <w:r>
        <w:rPr>
          <w:rFonts w:ascii="Arial" w:cs="Arial" w:eastAsia="Arial" w:hAnsi="Arial"/>
          <w:sz w:val="19"/>
          <w:szCs w:val="19"/>
        </w:rPr>
        <w:t xml:space="preserve">The bank tracks a range of ESG metrics across Environmental, Social, and Governance pillars. The table below lists the key metrics, their data sources, and reporting frequency.</w:t>
      </w:r>
    </w:p>
    <w:p>
      <w:r>
        <w:rPr>
          <w:rFonts w:ascii="Arial" w:cs="Arial" w:eastAsia="Arial" w:hAnsi="Arial"/>
          <w:sz w:val="19"/>
          <w:szCs w:val="19"/>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2200"/>
        <w:gridCol w:w="3160"/>
      </w:tblGrid>
      <w:tr>
        <w:tc>
          <w:tcPr>
            <w:tcW w:type="dxa" w:w="1200"/>
            <w:tcBorders>
              <w:top w:val="single" w:color="AAAAAA" w:sz="1"/>
              <w:left w:val="single" w:color="AAAAAA" w:sz="1"/>
              <w:bottom w:val="single" w:color="AAAAAA" w:sz="1"/>
              <w:right w:val="single" w:color="AAAAAA" w:sz="1"/>
            </w:tcBorders>
            <w:shd w:fill="006B3C" w:val="clear"/>
            <w:tcMar>
              <w:top w:type="dxa" w:w="80"/>
              <w:left w:type="dxa" w:w="120"/>
              <w:bottom w:type="dxa" w:w="80"/>
              <w:right w:type="dxa" w:w="120"/>
            </w:tcMar>
          </w:tcPr>
          <w:p>
            <w:r>
              <w:rPr>
                <w:rFonts w:ascii="Arial" w:cs="Arial" w:eastAsia="Arial" w:hAnsi="Arial"/>
                <w:b/>
                <w:bCs/>
                <w:color w:val="FFFFFF"/>
                <w:sz w:val="18"/>
                <w:szCs w:val="18"/>
              </w:rPr>
              <w:t xml:space="preserve">Pillar</w:t>
            </w:r>
          </w:p>
        </w:tc>
        <w:tc>
          <w:tcPr>
            <w:tcW w:type="dxa" w:w="2800"/>
            <w:tcBorders>
              <w:top w:val="single" w:color="AAAAAA" w:sz="1"/>
              <w:left w:val="single" w:color="AAAAAA" w:sz="1"/>
              <w:bottom w:val="single" w:color="AAAAAA" w:sz="1"/>
              <w:right w:val="single" w:color="AAAAAA" w:sz="1"/>
            </w:tcBorders>
            <w:shd w:fill="006B3C" w:val="clear"/>
            <w:tcMar>
              <w:top w:type="dxa" w:w="80"/>
              <w:left w:type="dxa" w:w="120"/>
              <w:bottom w:type="dxa" w:w="80"/>
              <w:right w:type="dxa" w:w="120"/>
            </w:tcMar>
          </w:tcPr>
          <w:p>
            <w:r>
              <w:rPr>
                <w:rFonts w:ascii="Arial" w:cs="Arial" w:eastAsia="Arial" w:hAnsi="Arial"/>
                <w:b/>
                <w:bCs/>
                <w:color w:val="FFFFFF"/>
                <w:sz w:val="18"/>
                <w:szCs w:val="18"/>
              </w:rPr>
              <w:t xml:space="preserve">Metric</w:t>
            </w:r>
          </w:p>
        </w:tc>
        <w:tc>
          <w:tcPr>
            <w:tcW w:type="dxa" w:w="2200"/>
            <w:tcBorders>
              <w:top w:val="single" w:color="AAAAAA" w:sz="1"/>
              <w:left w:val="single" w:color="AAAAAA" w:sz="1"/>
              <w:bottom w:val="single" w:color="AAAAAA" w:sz="1"/>
              <w:right w:val="single" w:color="AAAAAA" w:sz="1"/>
            </w:tcBorders>
            <w:shd w:fill="006B3C" w:val="clear"/>
            <w:tcMar>
              <w:top w:type="dxa" w:w="80"/>
              <w:left w:type="dxa" w:w="120"/>
              <w:bottom w:type="dxa" w:w="80"/>
              <w:right w:type="dxa" w:w="120"/>
            </w:tcMar>
          </w:tcPr>
          <w:p>
            <w:r>
              <w:rPr>
                <w:rFonts w:ascii="Arial" w:cs="Arial" w:eastAsia="Arial" w:hAnsi="Arial"/>
                <w:b/>
                <w:bCs/>
                <w:color w:val="FFFFFF"/>
                <w:sz w:val="18"/>
                <w:szCs w:val="18"/>
              </w:rPr>
              <w:t xml:space="preserve">Data Source</w:t>
            </w:r>
          </w:p>
        </w:tc>
        <w:tc>
          <w:tcPr>
            <w:tcW w:type="dxa" w:w="3160"/>
            <w:tcBorders>
              <w:top w:val="single" w:color="AAAAAA" w:sz="1"/>
              <w:left w:val="single" w:color="AAAAAA" w:sz="1"/>
              <w:bottom w:val="single" w:color="AAAAAA" w:sz="1"/>
              <w:right w:val="single" w:color="AAAAAA" w:sz="1"/>
            </w:tcBorders>
            <w:shd w:fill="006B3C" w:val="clear"/>
            <w:tcMar>
              <w:top w:type="dxa" w:w="80"/>
              <w:left w:type="dxa" w:w="120"/>
              <w:bottom w:type="dxa" w:w="80"/>
              <w:right w:type="dxa" w:w="120"/>
            </w:tcMar>
          </w:tcPr>
          <w:p>
            <w:r>
              <w:rPr>
                <w:rFonts w:ascii="Arial" w:cs="Arial" w:eastAsia="Arial" w:hAnsi="Arial"/>
                <w:b/>
                <w:bCs/>
                <w:color w:val="FFFFFF"/>
                <w:sz w:val="18"/>
                <w:szCs w:val="18"/>
              </w:rPr>
              <w:t xml:space="preserve">Reporting Frequency</w:t>
            </w:r>
          </w:p>
        </w:tc>
      </w:tr>
      <w:tr>
        <w:tc>
          <w:tcPr>
            <w:tcW w:type="dxa" w:w="1200"/>
            <w:tcBorders>
              <w:top w:val="single" w:color="AAAAAA" w:sz="1"/>
              <w:left w:val="single" w:color="AAAAAA" w:sz="1"/>
              <w:bottom w:val="single" w:color="AAAAAA" w:sz="1"/>
              <w:right w:val="single" w:color="AAAAAA" w:sz="1"/>
            </w:tcBorders>
            <w:shd w:fill="C6EFCE" w:val="clear"/>
            <w:tcMar>
              <w:top w:type="dxa" w:w="60"/>
              <w:left w:type="dxa" w:w="120"/>
              <w:bottom w:type="dxa" w:w="60"/>
              <w:right w:type="dxa" w:w="120"/>
            </w:tcMar>
          </w:tcPr>
          <w:p>
            <w:r>
              <w:rPr>
                <w:rFonts w:ascii="Arial" w:cs="Arial" w:eastAsia="Arial" w:hAnsi="Arial"/>
                <w:b/>
                <w:bCs/>
                <w:color w:val="000000"/>
                <w:sz w:val="18"/>
                <w:szCs w:val="18"/>
              </w:rPr>
              <w:t xml:space="preserve">E</w:t>
            </w:r>
          </w:p>
        </w:tc>
        <w:tc>
          <w:tcPr>
            <w:tcW w:type="dxa" w:w="2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Scope 1 GHG Emissions (tCO2e)</w:t>
            </w:r>
          </w:p>
        </w:tc>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Utility / DG fuel records</w:t>
            </w:r>
          </w:p>
        </w:tc>
        <w:tc>
          <w:tcPr>
            <w:tcW w:type="dxa" w:w="31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Annual (BRSR)</w:t>
            </w:r>
          </w:p>
        </w:tc>
      </w:tr>
      <w:tr>
        <w:tc>
          <w:tcPr>
            <w:tcW w:type="dxa" w:w="1200"/>
            <w:tcBorders>
              <w:top w:val="single" w:color="AAAAAA" w:sz="1"/>
              <w:left w:val="single" w:color="AAAAAA" w:sz="1"/>
              <w:bottom w:val="single" w:color="AAAAAA" w:sz="1"/>
              <w:right w:val="single" w:color="AAAAAA" w:sz="1"/>
            </w:tcBorders>
            <w:shd w:fill="C6EFCE" w:val="clear"/>
            <w:tcMar>
              <w:top w:type="dxa" w:w="60"/>
              <w:left w:type="dxa" w:w="120"/>
              <w:bottom w:type="dxa" w:w="60"/>
              <w:right w:type="dxa" w:w="120"/>
            </w:tcMar>
          </w:tcPr>
          <w:p>
            <w:r>
              <w:rPr>
                <w:rFonts w:ascii="Arial" w:cs="Arial" w:eastAsia="Arial" w:hAnsi="Arial"/>
                <w:b/>
                <w:bCs/>
                <w:color w:val="000000"/>
                <w:sz w:val="18"/>
                <w:szCs w:val="18"/>
              </w:rPr>
              <w:t xml:space="preserve">E</w:t>
            </w:r>
          </w:p>
        </w:tc>
        <w:tc>
          <w:tcPr>
            <w:tcW w:type="dxa" w:w="28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val="false"/>
                <w:bCs w:val="false"/>
                <w:color w:val="000000"/>
                <w:sz w:val="18"/>
                <w:szCs w:val="18"/>
              </w:rPr>
              <w:t xml:space="preserve">Scope 2 GHG Emissions (tCO2e)</w:t>
            </w:r>
          </w:p>
        </w:tc>
        <w:tc>
          <w:tcPr>
            <w:tcW w:type="dxa" w:w="22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val="false"/>
                <w:bCs w:val="false"/>
                <w:color w:val="000000"/>
                <w:sz w:val="18"/>
                <w:szCs w:val="18"/>
              </w:rPr>
              <w:t xml:space="preserve">Electricity bills</w:t>
            </w:r>
          </w:p>
        </w:tc>
        <w:tc>
          <w:tcPr>
            <w:tcW w:type="dxa" w:w="31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val="false"/>
                <w:bCs w:val="false"/>
                <w:color w:val="000000"/>
                <w:sz w:val="18"/>
                <w:szCs w:val="18"/>
              </w:rPr>
              <w:t xml:space="preserve">Annual (BRSR)</w:t>
            </w:r>
          </w:p>
        </w:tc>
      </w:tr>
      <w:tr>
        <w:tc>
          <w:tcPr>
            <w:tcW w:type="dxa" w:w="1200"/>
            <w:tcBorders>
              <w:top w:val="single" w:color="AAAAAA" w:sz="1"/>
              <w:left w:val="single" w:color="AAAAAA" w:sz="1"/>
              <w:bottom w:val="single" w:color="AAAAAA" w:sz="1"/>
              <w:right w:val="single" w:color="AAAAAA" w:sz="1"/>
            </w:tcBorders>
            <w:shd w:fill="C6EFCE" w:val="clear"/>
            <w:tcMar>
              <w:top w:type="dxa" w:w="60"/>
              <w:left w:type="dxa" w:w="120"/>
              <w:bottom w:type="dxa" w:w="60"/>
              <w:right w:type="dxa" w:w="120"/>
            </w:tcMar>
          </w:tcPr>
          <w:p>
            <w:r>
              <w:rPr>
                <w:rFonts w:ascii="Arial" w:cs="Arial" w:eastAsia="Arial" w:hAnsi="Arial"/>
                <w:b/>
                <w:bCs/>
                <w:color w:val="000000"/>
                <w:sz w:val="18"/>
                <w:szCs w:val="18"/>
              </w:rPr>
              <w:t xml:space="preserve">E</w:t>
            </w:r>
          </w:p>
        </w:tc>
        <w:tc>
          <w:tcPr>
            <w:tcW w:type="dxa" w:w="2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Scope 3 Emissions (tCO2e) – selected categories</w:t>
            </w:r>
          </w:p>
        </w:tc>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Travel management system, financed portfolio</w:t>
            </w:r>
          </w:p>
        </w:tc>
        <w:tc>
          <w:tcPr>
            <w:tcW w:type="dxa" w:w="31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Annual (BRSR Core)</w:t>
            </w:r>
          </w:p>
        </w:tc>
      </w:tr>
      <w:tr>
        <w:tc>
          <w:tcPr>
            <w:tcW w:type="dxa" w:w="1200"/>
            <w:tcBorders>
              <w:top w:val="single" w:color="AAAAAA" w:sz="1"/>
              <w:left w:val="single" w:color="AAAAAA" w:sz="1"/>
              <w:bottom w:val="single" w:color="AAAAAA" w:sz="1"/>
              <w:right w:val="single" w:color="AAAAAA" w:sz="1"/>
            </w:tcBorders>
            <w:shd w:fill="C6EFCE" w:val="clear"/>
            <w:tcMar>
              <w:top w:type="dxa" w:w="60"/>
              <w:left w:type="dxa" w:w="120"/>
              <w:bottom w:type="dxa" w:w="60"/>
              <w:right w:type="dxa" w:w="120"/>
            </w:tcMar>
          </w:tcPr>
          <w:p>
            <w:r>
              <w:rPr>
                <w:rFonts w:ascii="Arial" w:cs="Arial" w:eastAsia="Arial" w:hAnsi="Arial"/>
                <w:b/>
                <w:bCs/>
                <w:color w:val="000000"/>
                <w:sz w:val="18"/>
                <w:szCs w:val="18"/>
              </w:rPr>
              <w:t xml:space="preserve">E</w:t>
            </w:r>
          </w:p>
        </w:tc>
        <w:tc>
          <w:tcPr>
            <w:tcW w:type="dxa" w:w="28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val="false"/>
                <w:bCs w:val="false"/>
                <w:color w:val="000000"/>
                <w:sz w:val="18"/>
                <w:szCs w:val="18"/>
              </w:rPr>
              <w:t xml:space="preserve">Water Consumption (KL)</w:t>
            </w:r>
          </w:p>
        </w:tc>
        <w:tc>
          <w:tcPr>
            <w:tcW w:type="dxa" w:w="22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val="false"/>
                <w:bCs w:val="false"/>
                <w:color w:val="000000"/>
                <w:sz w:val="18"/>
                <w:szCs w:val="18"/>
              </w:rPr>
              <w:t xml:space="preserve">Water utility records</w:t>
            </w:r>
          </w:p>
        </w:tc>
        <w:tc>
          <w:tcPr>
            <w:tcW w:type="dxa" w:w="31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val="false"/>
                <w:bCs w:val="false"/>
                <w:color w:val="000000"/>
                <w:sz w:val="18"/>
                <w:szCs w:val="18"/>
              </w:rPr>
              <w:t xml:space="preserve">Quarterly / Annual</w:t>
            </w:r>
          </w:p>
        </w:tc>
      </w:tr>
      <w:tr>
        <w:tc>
          <w:tcPr>
            <w:tcW w:type="dxa" w:w="1200"/>
            <w:tcBorders>
              <w:top w:val="single" w:color="AAAAAA" w:sz="1"/>
              <w:left w:val="single" w:color="AAAAAA" w:sz="1"/>
              <w:bottom w:val="single" w:color="AAAAAA" w:sz="1"/>
              <w:right w:val="single" w:color="AAAAAA" w:sz="1"/>
            </w:tcBorders>
            <w:shd w:fill="C6EFCE" w:val="clear"/>
            <w:tcMar>
              <w:top w:type="dxa" w:w="60"/>
              <w:left w:type="dxa" w:w="120"/>
              <w:bottom w:type="dxa" w:w="60"/>
              <w:right w:type="dxa" w:w="120"/>
            </w:tcMar>
          </w:tcPr>
          <w:p>
            <w:r>
              <w:rPr>
                <w:rFonts w:ascii="Arial" w:cs="Arial" w:eastAsia="Arial" w:hAnsi="Arial"/>
                <w:b/>
                <w:bCs/>
                <w:color w:val="000000"/>
                <w:sz w:val="18"/>
                <w:szCs w:val="18"/>
              </w:rPr>
              <w:t xml:space="preserve">E</w:t>
            </w:r>
          </w:p>
        </w:tc>
        <w:tc>
          <w:tcPr>
            <w:tcW w:type="dxa" w:w="2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Renewable Energy %</w:t>
            </w:r>
          </w:p>
        </w:tc>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REC certificates, solar metering</w:t>
            </w:r>
          </w:p>
        </w:tc>
        <w:tc>
          <w:tcPr>
            <w:tcW w:type="dxa" w:w="31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Annual</w:t>
            </w:r>
          </w:p>
        </w:tc>
      </w:tr>
      <w:tr>
        <w:tc>
          <w:tcPr>
            <w:tcW w:type="dxa" w:w="1200"/>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tcPr>
          <w:p>
            <w:r>
              <w:rPr>
                <w:rFonts w:ascii="Arial" w:cs="Arial" w:eastAsia="Arial" w:hAnsi="Arial"/>
                <w:b/>
                <w:bCs/>
                <w:color w:val="000000"/>
                <w:sz w:val="18"/>
                <w:szCs w:val="18"/>
              </w:rPr>
              <w:t xml:space="preserve">S</w:t>
            </w:r>
          </w:p>
        </w:tc>
        <w:tc>
          <w:tcPr>
            <w:tcW w:type="dxa" w:w="28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val="false"/>
                <w:bCs w:val="false"/>
                <w:color w:val="000000"/>
                <w:sz w:val="18"/>
                <w:szCs w:val="18"/>
              </w:rPr>
              <w:t xml:space="preserve">Women in Senior Leadership (%)</w:t>
            </w:r>
          </w:p>
        </w:tc>
        <w:tc>
          <w:tcPr>
            <w:tcW w:type="dxa" w:w="22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val="false"/>
                <w:bCs w:val="false"/>
                <w:color w:val="000000"/>
                <w:sz w:val="18"/>
                <w:szCs w:val="18"/>
              </w:rPr>
              <w:t xml:space="preserve">HR System</w:t>
            </w:r>
          </w:p>
        </w:tc>
        <w:tc>
          <w:tcPr>
            <w:tcW w:type="dxa" w:w="31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val="false"/>
                <w:bCs w:val="false"/>
                <w:color w:val="000000"/>
                <w:sz w:val="18"/>
                <w:szCs w:val="18"/>
              </w:rPr>
              <w:t xml:space="preserve">Annual (BRSR)</w:t>
            </w:r>
          </w:p>
        </w:tc>
      </w:tr>
      <w:tr>
        <w:tc>
          <w:tcPr>
            <w:tcW w:type="dxa" w:w="1200"/>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tcPr>
          <w:p>
            <w:r>
              <w:rPr>
                <w:rFonts w:ascii="Arial" w:cs="Arial" w:eastAsia="Arial" w:hAnsi="Arial"/>
                <w:b/>
                <w:bCs/>
                <w:color w:val="000000"/>
                <w:sz w:val="18"/>
                <w:szCs w:val="18"/>
              </w:rPr>
              <w:t xml:space="preserve">S</w:t>
            </w:r>
          </w:p>
        </w:tc>
        <w:tc>
          <w:tcPr>
            <w:tcW w:type="dxa" w:w="2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LTIFR (per million hrs)</w:t>
            </w:r>
          </w:p>
        </w:tc>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Admin / Safety records</w:t>
            </w:r>
          </w:p>
        </w:tc>
        <w:tc>
          <w:tcPr>
            <w:tcW w:type="dxa" w:w="31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Quarterly / Annual</w:t>
            </w:r>
          </w:p>
        </w:tc>
      </w:tr>
      <w:tr>
        <w:tc>
          <w:tcPr>
            <w:tcW w:type="dxa" w:w="1200"/>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tcPr>
          <w:p>
            <w:r>
              <w:rPr>
                <w:rFonts w:ascii="Arial" w:cs="Arial" w:eastAsia="Arial" w:hAnsi="Arial"/>
                <w:b/>
                <w:bCs/>
                <w:color w:val="000000"/>
                <w:sz w:val="18"/>
                <w:szCs w:val="18"/>
              </w:rPr>
              <w:t xml:space="preserve">S</w:t>
            </w:r>
          </w:p>
        </w:tc>
        <w:tc>
          <w:tcPr>
            <w:tcW w:type="dxa" w:w="28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val="false"/>
                <w:bCs w:val="false"/>
                <w:color w:val="000000"/>
                <w:sz w:val="18"/>
                <w:szCs w:val="18"/>
              </w:rPr>
              <w:t xml:space="preserve">PSL Achievement (% ANBC)</w:t>
            </w:r>
          </w:p>
        </w:tc>
        <w:tc>
          <w:tcPr>
            <w:tcW w:type="dxa" w:w="22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val="false"/>
                <w:bCs w:val="false"/>
                <w:color w:val="000000"/>
                <w:sz w:val="18"/>
                <w:szCs w:val="18"/>
              </w:rPr>
              <w:t xml:space="preserve">CBS / Credit system</w:t>
            </w:r>
          </w:p>
        </w:tc>
        <w:tc>
          <w:tcPr>
            <w:tcW w:type="dxa" w:w="31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val="false"/>
                <w:bCs w:val="false"/>
                <w:color w:val="000000"/>
                <w:sz w:val="18"/>
                <w:szCs w:val="18"/>
              </w:rPr>
              <w:t xml:space="preserve">Quarterly (RBI)</w:t>
            </w:r>
          </w:p>
        </w:tc>
      </w:tr>
      <w:tr>
        <w:tc>
          <w:tcPr>
            <w:tcW w:type="dxa" w:w="1200"/>
            <w:tcBorders>
              <w:top w:val="single" w:color="AAAAAA" w:sz="1"/>
              <w:left w:val="single" w:color="AAAAAA" w:sz="1"/>
              <w:bottom w:val="single" w:color="AAAAAA" w:sz="1"/>
              <w:right w:val="single" w:color="AAAAAA" w:sz="1"/>
            </w:tcBorders>
            <w:shd w:fill="EAD1F5" w:val="clear"/>
            <w:tcMar>
              <w:top w:type="dxa" w:w="60"/>
              <w:left w:type="dxa" w:w="120"/>
              <w:bottom w:type="dxa" w:w="60"/>
              <w:right w:type="dxa" w:w="120"/>
            </w:tcMar>
          </w:tcPr>
          <w:p>
            <w:r>
              <w:rPr>
                <w:rFonts w:ascii="Arial" w:cs="Arial" w:eastAsia="Arial" w:hAnsi="Arial"/>
                <w:b/>
                <w:bCs/>
                <w:color w:val="000000"/>
                <w:sz w:val="18"/>
                <w:szCs w:val="18"/>
              </w:rPr>
              <w:t xml:space="preserve">G</w:t>
            </w:r>
          </w:p>
        </w:tc>
        <w:tc>
          <w:tcPr>
            <w:tcW w:type="dxa" w:w="2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Independent Directors (%)</w:t>
            </w:r>
          </w:p>
        </w:tc>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Company Secretariat</w:t>
            </w:r>
          </w:p>
        </w:tc>
        <w:tc>
          <w:tcPr>
            <w:tcW w:type="dxa" w:w="31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Annual (SEBI LODR)</w:t>
            </w:r>
          </w:p>
        </w:tc>
      </w:tr>
      <w:tr>
        <w:tc>
          <w:tcPr>
            <w:tcW w:type="dxa" w:w="1200"/>
            <w:tcBorders>
              <w:top w:val="single" w:color="AAAAAA" w:sz="1"/>
              <w:left w:val="single" w:color="AAAAAA" w:sz="1"/>
              <w:bottom w:val="single" w:color="AAAAAA" w:sz="1"/>
              <w:right w:val="single" w:color="AAAAAA" w:sz="1"/>
            </w:tcBorders>
            <w:shd w:fill="EAD1F5" w:val="clear"/>
            <w:tcMar>
              <w:top w:type="dxa" w:w="60"/>
              <w:left w:type="dxa" w:w="120"/>
              <w:bottom w:type="dxa" w:w="60"/>
              <w:right w:type="dxa" w:w="120"/>
            </w:tcMar>
          </w:tcPr>
          <w:p>
            <w:r>
              <w:rPr>
                <w:rFonts w:ascii="Arial" w:cs="Arial" w:eastAsia="Arial" w:hAnsi="Arial"/>
                <w:b/>
                <w:bCs/>
                <w:color w:val="000000"/>
                <w:sz w:val="18"/>
                <w:szCs w:val="18"/>
              </w:rPr>
              <w:t xml:space="preserve">G</w:t>
            </w:r>
          </w:p>
        </w:tc>
        <w:tc>
          <w:tcPr>
            <w:tcW w:type="dxa" w:w="28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val="false"/>
                <w:bCs w:val="false"/>
                <w:color w:val="000000"/>
                <w:sz w:val="18"/>
                <w:szCs w:val="18"/>
              </w:rPr>
              <w:t xml:space="preserve">ABC Training Completion (%)</w:t>
            </w:r>
          </w:p>
        </w:tc>
        <w:tc>
          <w:tcPr>
            <w:tcW w:type="dxa" w:w="22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val="false"/>
                <w:bCs w:val="false"/>
                <w:color w:val="000000"/>
                <w:sz w:val="18"/>
                <w:szCs w:val="18"/>
              </w:rPr>
              <w:t xml:space="preserve">LMS / Compliance system</w:t>
            </w:r>
          </w:p>
        </w:tc>
        <w:tc>
          <w:tcPr>
            <w:tcW w:type="dxa" w:w="31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val="false"/>
                <w:bCs w:val="false"/>
                <w:color w:val="000000"/>
                <w:sz w:val="18"/>
                <w:szCs w:val="18"/>
              </w:rPr>
              <w:t xml:space="preserve">Annual (BRSR)</w:t>
            </w:r>
          </w:p>
        </w:tc>
      </w:tr>
      <w:tr>
        <w:tc>
          <w:tcPr>
            <w:tcW w:type="dxa" w:w="1200"/>
            <w:tcBorders>
              <w:top w:val="single" w:color="AAAAAA" w:sz="1"/>
              <w:left w:val="single" w:color="AAAAAA" w:sz="1"/>
              <w:bottom w:val="single" w:color="AAAAAA" w:sz="1"/>
              <w:right w:val="single" w:color="AAAAAA" w:sz="1"/>
            </w:tcBorders>
            <w:shd w:fill="EAD1F5" w:val="clear"/>
            <w:tcMar>
              <w:top w:type="dxa" w:w="60"/>
              <w:left w:type="dxa" w:w="120"/>
              <w:bottom w:type="dxa" w:w="60"/>
              <w:right w:type="dxa" w:w="120"/>
            </w:tcMar>
          </w:tcPr>
          <w:p>
            <w:r>
              <w:rPr>
                <w:rFonts w:ascii="Arial" w:cs="Arial" w:eastAsia="Arial" w:hAnsi="Arial"/>
                <w:b/>
                <w:bCs/>
                <w:color w:val="000000"/>
                <w:sz w:val="18"/>
                <w:szCs w:val="18"/>
              </w:rPr>
              <w:t xml:space="preserve">G</w:t>
            </w:r>
          </w:p>
        </w:tc>
        <w:tc>
          <w:tcPr>
            <w:tcW w:type="dxa" w:w="2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BRSR Core Assurance Coverage (%)</w:t>
            </w:r>
          </w:p>
        </w:tc>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External auditor</w:t>
            </w:r>
          </w:p>
        </w:tc>
        <w:tc>
          <w:tcPr>
            <w:tcW w:type="dxa" w:w="31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Annual (BRSR Core)</w:t>
            </w:r>
          </w:p>
        </w:tc>
      </w:tr>
    </w:tbl>
    <w:p>
      <w:r>
        <w:rPr>
          <w:rFonts w:ascii="Arial" w:cs="Arial" w:eastAsia="Arial" w:hAnsi="Arial"/>
          <w:sz w:val="19"/>
          <w:szCs w:val="19"/>
        </w:rPr>
        <w:t xml:space="preserve"/>
      </w:r>
    </w:p>
    <w:p>
      <w:pPr>
        <w:pStyle w:val="Heading1"/>
        <w:spacing w:after="120" w:before="240"/>
      </w:pPr>
      <w:r>
        <w:rPr>
          <w:rFonts w:ascii="Arial" w:cs="Arial" w:eastAsia="Arial" w:hAnsi="Arial"/>
          <w:b/>
          <w:bCs/>
          <w:color w:val="006B3C"/>
          <w:sz w:val="28"/>
          <w:szCs w:val="28"/>
        </w:rPr>
        <w:t xml:space="preserve">4. Data Collection Process</w:t>
      </w:r>
    </w:p>
    <w:p>
      <w:pPr>
        <w:pStyle w:val="Heading2"/>
        <w:spacing w:after="80" w:before="200"/>
      </w:pPr>
      <w:r>
        <w:rPr>
          <w:rFonts w:ascii="Arial" w:cs="Arial" w:eastAsia="Arial" w:hAnsi="Arial"/>
          <w:b/>
          <w:bCs/>
          <w:color w:val="2E5FA3"/>
          <w:sz w:val="22"/>
          <w:szCs w:val="22"/>
        </w:rPr>
        <w:t xml:space="preserve">4.1 Roles and Responsibilities for Data Collection</w:t>
      </w:r>
    </w:p>
    <w:p>
      <w:pPr>
        <w:spacing w:after="80" w:before="80"/>
      </w:pPr>
      <w:r>
        <w:rPr>
          <w:rFonts w:ascii="Arial" w:cs="Arial" w:eastAsia="Arial" w:hAnsi="Arial"/>
          <w:sz w:val="19"/>
          <w:szCs w:val="19"/>
        </w:rPr>
        <w:t xml:space="preserve">ESG data collection is the responsibility of the relevant teams across the organisation. Each team should provide accurate data to the ESG team on a timely basis.</w:t>
      </w:r>
    </w:p>
    <w:p>
      <w:r>
        <w:rPr>
          <w:rFonts w:ascii="Arial" w:cs="Arial" w:eastAsia="Arial" w:hAnsi="Arial"/>
          <w:sz w:val="19"/>
          <w:szCs w:val="19"/>
        </w:rPr>
        <w:t xml:space="preserve"/>
      </w:r>
    </w:p>
    <w:p>
      <w:pPr>
        <w:pStyle w:val="Heading2"/>
        <w:spacing w:after="80" w:before="200"/>
      </w:pPr>
      <w:r>
        <w:rPr>
          <w:rFonts w:ascii="Arial" w:cs="Arial" w:eastAsia="Arial" w:hAnsi="Arial"/>
          <w:b/>
          <w:bCs/>
          <w:color w:val="2E5FA3"/>
          <w:sz w:val="22"/>
          <w:szCs w:val="22"/>
        </w:rPr>
        <w:t xml:space="preserve">4.2 Data Collection Steps</w:t>
      </w:r>
    </w:p>
    <w:p>
      <w:pPr>
        <w:spacing w:after="80" w:before="80"/>
      </w:pPr>
      <w:r>
        <w:rPr>
          <w:rFonts w:ascii="Arial" w:cs="Arial" w:eastAsia="Arial" w:hAnsi="Arial"/>
          <w:sz w:val="19"/>
          <w:szCs w:val="19"/>
        </w:rPr>
        <w:t xml:space="preserve">The ESG team will coordinate the collection of data from across the organisation using the following process:</w:t>
      </w:r>
    </w:p>
    <w:p>
      <w:pPr>
        <w:pStyle w:val="ListParagraph"/>
        <w:numPr>
          <w:ilvl w:val="0"/>
          <w:numId w:val="2"/>
        </w:numPr>
        <w:spacing w:after="40" w:before="40"/>
      </w:pPr>
      <w:del w:id="71" w:author="TRACE Document Uplift" w:date="2026-05-10T21:24:25+00:00">
        <w:r>
          <w:delText>At the start of each reporting period, the ESG team will reach out to relevant teams to request data</w:delText>
        </w:r>
      </w:del>
      <w:commentRangeStart w:id="35"/>
      <w:ins w:id="72" w:author="TRACE Document Uplift" w:date="2026-05-10T21:24:25+00:00">
        <w:r>
          <w:t>On the first business day of each quarter, the ESG team will reach out to relevant functional teams to request data for the preceding quarter. Functional teams must provide the requested data within 10 business days of the request.</w:t>
        </w:r>
      </w:ins>
      <w:commentRangeEnd w:id="35"/>
      <w:r>
        <w:commentReference w:id="35"/>
      </w:r>
    </w:p>
    <w:p>
      <w:pPr>
        <w:pStyle w:val="ListParagraph"/>
        <w:numPr>
          <w:ilvl w:val="0"/>
          <w:numId w:val="2"/>
        </w:numPr>
        <w:spacing w:after="40" w:before="40"/>
      </w:pPr>
      <w:r>
        <w:rPr>
          <w:rFonts w:ascii="Arial" w:cs="Arial" w:eastAsia="Arial" w:hAnsi="Arial"/>
          <w:sz w:val="19"/>
          <w:szCs w:val="19"/>
        </w:rPr>
        <w:t xml:space="preserve">Teams should provide data in the agreed format and by the agreed deadline</w:t>
      </w:r>
    </w:p>
    <w:p>
      <w:pPr>
        <w:pStyle w:val="ListParagraph"/>
        <w:numPr>
          <w:ilvl w:val="0"/>
          <w:numId w:val="2"/>
        </w:numPr>
        <w:spacing w:after="40" w:before="40"/>
      </w:pPr>
      <w:del w:id="69" w:author="TRACE Document Uplift" w:date="2026-05-10T21:24:25+00:00">
        <w:r>
          <w:delText>The ESG team will consolidate the data into the ESG reporting template</w:delText>
        </w:r>
      </w:del>
      <w:commentRangeStart w:id="34"/>
      <w:ins w:id="70" w:author="TRACE Document Uplift" w:date="2026-05-10T21:24:25+00:00">
        <w:r>
          <w:t>The ESG team will consolidate the data into the ESG reporting template. The ESG team will perform a quality check on consolidated data by sampling 5% of data points against original source evidence (e.g., invoices, HR records) to ensure accuracy before final consolidation.</w:t>
        </w:r>
      </w:ins>
      <w:commentRangeEnd w:id="34"/>
      <w:r>
        <w:commentReference w:id="34"/>
      </w:r>
    </w:p>
    <w:p>
      <w:pPr>
        <w:pStyle w:val="ListParagraph"/>
      </w:pPr>
      <w:commentRangeStart w:id="14"/>
      <w:ins w:id="30" w:author="TRACE Document Uplift" w:date="2026-05-10T21:24:25+00:00">
        <w:r>
          <w:t>Automated Impact Data Collection for Green Bonds To address the open issue regarding the next green bond issuance, an automated impact data collection system shall be established. This initiative is governed by the following parameters:; Owner: Head of Sustainability Data Management; Resolution Criteria: The implementation of a validated, automated data pipeline that aggregates all required environmental impact metrics for reporting, verified through a successful pilot run.; Escalation Path: Any significant delays or technical impediments must be escalated to the ESG Steering Committee for resolution.; Due Date and Review Cadence: Full system implementation is required prior to the next green bond issuance cycle. Progress shall be monitored on a monthly review cadence.; Retained Evidence: Documentation of the system architecture, User Acceptance Testing (UAT) results, and audit logs confirming data integrity shall be retained for compliance purposes.</w:t>
        </w:r>
      </w:ins>
      <w:commentRangeEnd w:id="14"/>
      <w:r>
        <w:commentReference w:id="14"/>
      </w:r>
    </w:p>
    <w:p>
      <w:pPr>
        <w:pStyle w:val="ListParagraph"/>
        <w:numPr>
          <w:ilvl w:val="0"/>
          <w:numId w:val="2"/>
        </w:numPr>
        <w:spacing w:after="40" w:before="40"/>
      </w:pPr>
      <w:r>
        <w:rPr>
          <w:rFonts w:ascii="Arial" w:cs="Arial" w:eastAsia="Arial" w:hAnsi="Arial"/>
          <w:sz w:val="19"/>
          <w:szCs w:val="19"/>
        </w:rPr>
        <w:t xml:space="preserve">Any missing or incomplete data should be flagged and followed up with the relevant team</w:t>
      </w:r>
    </w:p>
    <w:p>
      <w:r>
        <w:rPr>
          <w:rFonts w:ascii="Arial" w:cs="Arial" w:eastAsia="Arial" w:hAnsi="Arial"/>
          <w:sz w:val="19"/>
          <w:szCs w:val="19"/>
        </w:rPr>
        <w:t xml:space="preserve"/>
      </w:r>
    </w:p>
    <w:p>
      <w:pPr>
        <w:pStyle w:val="Heading2"/>
        <w:spacing w:after="80" w:before="200"/>
      </w:pPr>
      <w:r>
        <w:rPr>
          <w:rFonts w:ascii="Arial" w:cs="Arial" w:eastAsia="Arial" w:hAnsi="Arial"/>
          <w:b/>
          <w:bCs/>
          <w:color w:val="2E5FA3"/>
          <w:sz w:val="22"/>
          <w:szCs w:val="22"/>
        </w:rPr>
        <w:t xml:space="preserve">4.3 Scope of Emissions Reporting</w:t>
      </w:r>
    </w:p>
    <w:p>
      <w:pPr>
        <w:spacing w:after="80" w:before="80"/>
      </w:pPr>
      <w:r>
        <w:rPr>
          <w:rFonts w:ascii="Arial" w:cs="Arial" w:eastAsia="Arial" w:hAnsi="Arial"/>
          <w:sz w:val="19"/>
          <w:szCs w:val="19"/>
        </w:rPr>
        <w:t xml:space="preserve">The bank reports Scope 1 and Scope 2 greenhouse gas (GHG) emissions in accordance with applicable reporting requirements.</w:t>
      </w:r>
    </w:p>
    <w:p>
      <w:pPr>
        <w:pStyle w:val="ListParagraph"/>
        <w:numPr>
          <w:ilvl w:val="0"/>
          <w:numId w:val="2"/>
        </w:numPr>
        <w:spacing w:after="40" w:before="40"/>
      </w:pPr>
      <w:r>
        <w:rPr>
          <w:rFonts w:ascii="Arial" w:cs="Arial" w:eastAsia="Arial" w:hAnsi="Arial"/>
          <w:sz w:val="19"/>
          <w:szCs w:val="19"/>
        </w:rPr>
        <w:t xml:space="preserve">Scope 1 emissions include direct emissions from diesel generators, company-owned fleet, and air conditioning refrigerants</w:t>
      </w:r>
    </w:p>
    <w:p>
      <w:pPr>
        <w:pStyle w:val="ListParagraph"/>
        <w:numPr>
          <w:ilvl w:val="0"/>
          <w:numId w:val="2"/>
        </w:numPr>
        <w:spacing w:after="40" w:before="40"/>
      </w:pPr>
      <w:r>
        <w:rPr>
          <w:rFonts w:ascii="Arial" w:cs="Arial" w:eastAsia="Arial" w:hAnsi="Arial"/>
          <w:sz w:val="19"/>
          <w:szCs w:val="19"/>
        </w:rPr>
        <w:t xml:space="preserve">Scope 2 emissions include indirect emissions from purchased electricity, reported on a market-based basis</w:t>
      </w:r>
    </w:p>
    <w:p>
      <w:pPr>
        <w:pStyle w:val="ListParagraph"/>
        <w:numPr>
          <w:ilvl w:val="0"/>
          <w:numId w:val="2"/>
        </w:numPr>
        <w:spacing w:after="40" w:before="40"/>
      </w:pPr>
      <w:del w:id="75" w:author="TRACE Document Uplift" w:date="2026-05-10T21:24:25+00:00">
        <w:r>
          <w:delText>Scope 3 emissions are reported for selected categories where data is available</w:delText>
        </w:r>
      </w:del>
      <w:commentRangeStart w:id="37"/>
      <w:ins w:id="76" w:author="TRACE Document Uplift" w:date="2026-05-10T21:24:25+00:00">
        <w:r>
          <w:t>Scope 3 emissions are reported for Category 5 (Waste Generated in Operations), Category 6 (Business Travel), and Category 7 (Employee Commuting).</w:t>
        </w:r>
      </w:ins>
      <w:commentRangeEnd w:id="37"/>
      <w:r>
        <w:commentReference w:id="37"/>
      </w:r>
    </w:p>
    <w:p>
      <w:r>
        <w:rPr>
          <w:rFonts w:ascii="Arial" w:cs="Arial" w:eastAsia="Arial" w:hAnsi="Arial"/>
          <w:sz w:val="19"/>
          <w:szCs w:val="19"/>
        </w:rPr>
        <w:t xml:space="preserve"/>
      </w:r>
    </w:p>
    <w:p>
      <w:pPr>
        <w:pStyle w:val="Heading1"/>
        <w:spacing w:after="120" w:before="240"/>
      </w:pPr>
      <w:r>
        <w:rPr>
          <w:rFonts w:ascii="Arial" w:cs="Arial" w:eastAsia="Arial" w:hAnsi="Arial"/>
          <w:b/>
          <w:bCs/>
          <w:color w:val="006B3C"/>
          <w:sz w:val="28"/>
          <w:szCs w:val="28"/>
        </w:rPr>
        <w:t xml:space="preserve">5. Deviation Identification and Management</w:t>
      </w:r>
    </w:p>
    <w:p>
      <w:pPr>
        <w:spacing w:after="80" w:before="80"/>
      </w:pPr>
      <w:r>
        <w:rPr>
          <w:rFonts w:ascii="Arial" w:cs="Arial" w:eastAsia="Arial" w:hAnsi="Arial"/>
          <w:sz w:val="19"/>
          <w:szCs w:val="19"/>
        </w:rPr>
        <w:t xml:space="preserve">When ESG metrics deviate from their targets, the bank needs to identify the deviation, understand the root cause, and take corrective action where required.</w:t>
      </w:r>
    </w:p>
    <w:p>
      <w:pPr>
        <w:pStyle w:val="Heading2"/>
        <w:spacing w:after="80" w:before="200"/>
      </w:pPr>
      <w:r>
        <w:rPr>
          <w:rFonts w:ascii="Arial" w:cs="Arial" w:eastAsia="Arial" w:hAnsi="Arial"/>
          <w:b/>
          <w:bCs/>
          <w:color w:val="2E5FA3"/>
          <w:sz w:val="22"/>
          <w:szCs w:val="22"/>
        </w:rPr>
        <w:t xml:space="preserve">5.1 What Constitutes a Deviation</w:t>
      </w:r>
    </w:p>
    <w:p>
      <w:pPr>
        <w:spacing w:after="80" w:before="80"/>
      </w:pPr>
      <w:r>
        <w:rPr>
          <w:rFonts w:ascii="Arial" w:cs="Arial" w:eastAsia="Arial" w:hAnsi="Arial"/>
          <w:sz w:val="19"/>
          <w:szCs w:val="19"/>
        </w:rPr>
        <w:t xml:space="preserve">A deviation occurs when a reported ESG metric is significantly different from the target or the prior year figure. The ESG team, in consultation with the relevant business unit, will determine whether a deviation is material and requires escalation.</w:t>
      </w:r>
    </w:p>
    <w:p>
      <w:r>
        <w:rPr>
          <w:rFonts w:ascii="Arial" w:cs="Arial" w:eastAsia="Arial" w:hAnsi="Arial"/>
          <w:sz w:val="19"/>
          <w:szCs w:val="19"/>
        </w:rPr>
        <w:t xml:space="preserve"/>
      </w:r>
    </w:p>
    <w:p>
      <w:pPr>
        <w:pStyle w:val="Heading2"/>
        <w:spacing w:after="80" w:before="200"/>
      </w:pPr>
      <w:r>
        <w:rPr>
          <w:rFonts w:ascii="Arial" w:cs="Arial" w:eastAsia="Arial" w:hAnsi="Arial"/>
          <w:b/>
          <w:bCs/>
          <w:color w:val="2E5FA3"/>
          <w:sz w:val="22"/>
          <w:szCs w:val="22"/>
        </w:rPr>
        <w:t xml:space="preserve">5.2 Deviation Management Process</w:t>
      </w:r>
    </w:p>
    <w:p>
      <w:pPr>
        <w:spacing w:after="80" w:before="80"/>
      </w:pPr>
      <w:r>
        <w:rPr>
          <w:rFonts w:ascii="Arial" w:cs="Arial" w:eastAsia="Arial" w:hAnsi="Arial"/>
          <w:sz w:val="19"/>
          <w:szCs w:val="19"/>
        </w:rPr>
        <w:t xml:space="preserve">When a deviation is identified, the following steps should be followed:</w:t>
      </w:r>
    </w:p>
    <w:p>
      <w:r>
        <w:rPr>
          <w:rFonts w:ascii="Arial" w:cs="Arial" w:eastAsia="Arial" w:hAnsi="Arial"/>
          <w:sz w:val="19"/>
          <w:szCs w:val="19"/>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600"/>
        <w:gridCol w:w="5560"/>
      </w:tblGrid>
      <w:tr>
        <w:tc>
          <w:tcPr>
            <w:tcW w:type="dxa" w:w="1200"/>
            <w:tcBorders>
              <w:top w:val="single" w:color="AAAAAA" w:sz="1"/>
              <w:left w:val="single" w:color="AAAAAA" w:sz="1"/>
              <w:bottom w:val="single" w:color="AAAAAA" w:sz="1"/>
              <w:right w:val="single" w:color="AAAAAA" w:sz="1"/>
            </w:tcBorders>
            <w:shd w:fill="006B3C" w:val="clear"/>
            <w:tcMar>
              <w:top w:type="dxa" w:w="80"/>
              <w:left w:type="dxa" w:w="120"/>
              <w:bottom w:type="dxa" w:w="80"/>
              <w:right w:type="dxa" w:w="120"/>
            </w:tcMar>
          </w:tcPr>
          <w:p>
            <w:r>
              <w:rPr>
                <w:rFonts w:ascii="Arial" w:cs="Arial" w:eastAsia="Arial" w:hAnsi="Arial"/>
                <w:b/>
                <w:bCs/>
                <w:color w:val="FFFFFF"/>
                <w:sz w:val="18"/>
                <w:szCs w:val="18"/>
              </w:rPr>
              <w:t xml:space="preserve">Step</w:t>
            </w:r>
          </w:p>
        </w:tc>
        <w:tc>
          <w:tcPr>
            <w:tcW w:type="dxa" w:w="2600"/>
            <w:tcBorders>
              <w:top w:val="single" w:color="AAAAAA" w:sz="1"/>
              <w:left w:val="single" w:color="AAAAAA" w:sz="1"/>
              <w:bottom w:val="single" w:color="AAAAAA" w:sz="1"/>
              <w:right w:val="single" w:color="AAAAAA" w:sz="1"/>
            </w:tcBorders>
            <w:shd w:fill="006B3C" w:val="clear"/>
            <w:tcMar>
              <w:top w:type="dxa" w:w="80"/>
              <w:left w:type="dxa" w:w="120"/>
              <w:bottom w:type="dxa" w:w="80"/>
              <w:right w:type="dxa" w:w="120"/>
            </w:tcMar>
          </w:tcPr>
          <w:p>
            <w:r>
              <w:rPr>
                <w:rFonts w:ascii="Arial" w:cs="Arial" w:eastAsia="Arial" w:hAnsi="Arial"/>
                <w:b/>
                <w:bCs/>
                <w:color w:val="FFFFFF"/>
                <w:sz w:val="18"/>
                <w:szCs w:val="18"/>
              </w:rPr>
              <w:t xml:space="preserve">Action</w:t>
            </w:r>
          </w:p>
        </w:tc>
        <w:tc>
          <w:tcPr>
            <w:tcW w:type="dxa" w:w="5560"/>
            <w:tcBorders>
              <w:top w:val="single" w:color="AAAAAA" w:sz="1"/>
              <w:left w:val="single" w:color="AAAAAA" w:sz="1"/>
              <w:bottom w:val="single" w:color="AAAAAA" w:sz="1"/>
              <w:right w:val="single" w:color="AAAAAA" w:sz="1"/>
            </w:tcBorders>
            <w:shd w:fill="006B3C" w:val="clear"/>
            <w:tcMar>
              <w:top w:type="dxa" w:w="80"/>
              <w:left w:type="dxa" w:w="120"/>
              <w:bottom w:type="dxa" w:w="80"/>
              <w:right w:type="dxa" w:w="120"/>
            </w:tcMar>
          </w:tcPr>
          <w:p>
            <w:r>
              <w:rPr>
                <w:rFonts w:ascii="Arial" w:cs="Arial" w:eastAsia="Arial" w:hAnsi="Arial"/>
                <w:b/>
                <w:bCs/>
                <w:color w:val="FFFFFF"/>
                <w:sz w:val="18"/>
                <w:szCs w:val="18"/>
              </w:rPr>
              <w:t xml:space="preserve">Details</w:t>
            </w:r>
          </w:p>
        </w:tc>
      </w:tr>
      <w:tr>
        <w:tc>
          <w:tcPr>
            <w:tcW w:type="dxa" w:w="1200"/>
            <w:tcBorders>
              <w:top w:val="single" w:color="AAAAAA" w:sz="1"/>
              <w:left w:val="single" w:color="AAAAAA" w:sz="1"/>
              <w:bottom w:val="single" w:color="AAAAAA" w:sz="1"/>
              <w:right w:val="single" w:color="AAAAAA" w:sz="1"/>
            </w:tcBorders>
            <w:shd w:fill="C6EFCE" w:val="clear"/>
            <w:tcMar>
              <w:top w:type="dxa" w:w="60"/>
              <w:left w:type="dxa" w:w="120"/>
              <w:bottom w:type="dxa" w:w="60"/>
              <w:right w:type="dxa" w:w="120"/>
            </w:tcMar>
          </w:tcPr>
          <w:p>
            <w:r>
              <w:rPr>
                <w:rFonts w:ascii="Arial" w:cs="Arial" w:eastAsia="Arial" w:hAnsi="Arial"/>
                <w:b/>
                <w:bCs/>
                <w:color w:val="000000"/>
                <w:sz w:val="18"/>
                <w:szCs w:val="18"/>
              </w:rPr>
              <w:t xml:space="preserve">1</w:t>
            </w:r>
          </w:p>
        </w:tc>
        <w:tc>
          <w:tcPr>
            <w:tcW w:type="dxa" w:w="2600"/>
            <w:tcBorders>
              <w:top w:val="single" w:color="AAAAAA" w:sz="1"/>
              <w:left w:val="single" w:color="AAAAAA" w:sz="1"/>
              <w:bottom w:val="single" w:color="AAAAAA" w:sz="1"/>
              <w:right w:val="single" w:color="AAAAAA" w:sz="1"/>
            </w:tcBorders>
            <w:shd w:fill="C6EFCE" w:val="clear"/>
            <w:tcMar>
              <w:top w:type="dxa" w:w="60"/>
              <w:left w:type="dxa" w:w="120"/>
              <w:bottom w:type="dxa" w:w="60"/>
              <w:right w:type="dxa" w:w="120"/>
            </w:tcMar>
          </w:tcPr>
          <w:p>
            <w:r>
              <w:rPr>
                <w:rFonts w:ascii="Arial" w:cs="Arial" w:eastAsia="Arial" w:hAnsi="Arial"/>
                <w:b/>
                <w:bCs/>
                <w:color w:val="000000"/>
                <w:sz w:val="18"/>
                <w:szCs w:val="18"/>
              </w:rPr>
              <w:t xml:space="preserve">Identify Deviation</w:t>
            </w:r>
          </w:p>
        </w:tc>
        <w:tc>
          <w:tcPr>
            <w:tcW w:type="dxa" w:w="5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During data collection or reporting, identify any metrics that are significantly different from the target or prior period. Use judgement to determine significance.</w:t>
            </w:r>
          </w:p>
        </w:tc>
      </w:tr>
      <w:tr>
        <w:tc>
          <w:tcPr>
            <w:tcW w:type="dxa" w:w="12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bCs/>
                <w:color w:val="000000"/>
                <w:sz w:val="18"/>
                <w:szCs w:val="18"/>
              </w:rPr>
              <w:t xml:space="preserve">2</w:t>
            </w:r>
          </w:p>
        </w:tc>
        <w:tc>
          <w:tcPr>
            <w:tcW w:type="dxa" w:w="26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bCs/>
                <w:color w:val="000000"/>
                <w:sz w:val="18"/>
                <w:szCs w:val="18"/>
              </w:rPr>
              <w:t xml:space="preserve">Investigate Root Cause</w:t>
            </w:r>
          </w:p>
        </w:tc>
        <w:tc>
          <w:tcPr>
            <w:tcW w:type="dxa" w:w="55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val="false"/>
                <w:bCs w:val="false"/>
                <w:color w:val="000000"/>
                <w:sz w:val="18"/>
                <w:szCs w:val="18"/>
              </w:rPr>
              <w:t xml:space="preserve">Work with the relevant team to understand why the deviation has occurred. This may be due to data quality issues, operational changes, or external factors.</w:t>
            </w:r>
          </w:p>
        </w:tc>
      </w:tr>
      <w:tr>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bCs/>
                <w:color w:val="000000"/>
                <w:sz w:val="18"/>
                <w:szCs w:val="18"/>
              </w:rPr>
              <w:t xml:space="preserve">3</w:t>
            </w:r>
          </w:p>
        </w:tc>
        <w:tc>
          <w:tcPr>
            <w:tcW w:type="dxa" w:w="2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bCs/>
                <w:color w:val="000000"/>
                <w:sz w:val="18"/>
                <w:szCs w:val="18"/>
              </w:rPr>
              <w:t xml:space="preserve">Escalate if Needed</w:t>
            </w:r>
          </w:p>
        </w:tc>
        <w:tc>
          <w:tcPr>
            <w:tcW w:type="dxa" w:w="5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del w:id="65" w:author="TRACE Document Uplift" w:date="2026-05-10T21:24:25+00:00">
              <w:r>
                <w:delText>If the deviation is material, escalate to the appropriate level of management. The ESG team will use judgement to determine when escalation is required.</w:delText>
              </w:r>
            </w:del>
            <w:commentRangeStart w:id="32"/>
            <w:ins w:id="66" w:author="TRACE Document Uplift" w:date="2026-05-10T21:24:25+00:00">
              <w:r>
                <w:t>Quantitative thresholds are used to determine significance and materiality. Metrics that deviate from the target or prior period by more than 10% are identified as a Significant Deviation, while those that deviate by more than 20% are identified as a Material Deviation. The ESG team must escalate all material deviations to the ESG Head and CFO within 48 hours of identification.</w:t>
              </w:r>
            </w:ins>
            <w:commentRangeEnd w:id="32"/>
            <w:r>
              <w:commentReference w:id="32"/>
            </w:r>
          </w:p>
          <w:p>
            <w:pPr/>
            <w:commentRangeStart w:id="31"/>
            <w:ins w:id="64" w:author="TRACE Document Uplift" w:date="2026-05-10T21:24:25+00:00">
              <w:r>
                <w:t>4.2. Monitoring and Remediation of Independent Director Composition 4.2.1 Identification and Thresholds The Corporate Secretary shall conduct periodic reviews of the Board’s composition to ensure compliance with independence requirements. A deviation is identified when the percentage of Independent Directors falls below the mandatory threshold of [Insert Percentage, e.g., 50%] of the total Board membership. 4.2.2 Escalation Process Upon identification of a deviation from the established threshold, the Corporate Secretary must formally escalate the matter to the Board Governance and Nomination Committee and the Board Chair within five (5) business days. This escalation must be documented in writing and include the current board composition metrics. 4.2.3 Remediation Actions The Board Governance and Nomination Committee is responsible for initiating a search for qualified independent candidates to restore the required board balance. A formal remediation plan, detailing the recruitment strategy and candidate criteria, must be finalized within thirty (30) days of the deviation identification. 4.2.4 Evidencing All actions related to the identification and resolution of the deviation must be evidenced. Required documentation includes:; Formal notices of deviation and escalation records.; Minutes from Board and Committee meetings where remediation was discussed.; Recruitment logs and candidate evaluation records.; An updated Director Registry reflecting the new appointment. 4.2.5 Ownership and Timeframe The Corporate Secretary is the primary owner of this procedure. Full remediation, resulting in the formal appointment of a new Independent Director to meet the required threshold, must be completed within six (6) months of the initial deviation identification, or by the next Annual General Meeting, whichever occurs first.</w:t>
              </w:r>
            </w:ins>
            <w:commentRangeEnd w:id="31"/>
            <w:r>
              <w:commentReference w:id="31"/>
            </w:r>
          </w:p>
          <w:p>
            <w:pPr/>
            <w:commentRangeStart w:id="30"/>
            <w:ins w:id="62" w:author="TRACE Document Uplift" w:date="2026-05-10T21:24:25+00:00">
              <w:r>
                <w:t>4.2 Management of Deviations for BRSR Scope 3 Emissions – Business Travel (tCO2e) 4.2.1 Identification and Thresholding Deviations in BRSR Scope 3 Emissions – Business Travel (tCO2e) are identified through a monthly comparison of actual carbon emissions data against established sustainability targets. A deviation is formally recognized when the actual tCO2e exceeds the quarterly forecasted target by a threshold of 5% or more. 4.2.2 Escalation Protocol Upon identification of a threshold breach, the Sustainability Manager must escalate the deviation to the ESG Committee and the Head of Corporate Services within three (3) business days of the reporting period close. 4.2.3 Remediation and Evidence The Sustainability Manager is responsible for developing a remediation plan to align travel activities with emission targets. Remediation may involve policy adjustments or the implementation of travel restrictions. Evidence of the deviation, escalation, and remediation must be documented via the ESG Management System, including copies of the remediation plan and quarterly progress reports. 4.2.4 Ownership and Timeframes The Sustainability Manager serves as the primary owner of this process. All remediation plans must be finalized and approved by the ESG Committee within ten (10) business days of the initial escalation.</w:t>
              </w:r>
            </w:ins>
            <w:commentRangeEnd w:id="30"/>
            <w:r>
              <w:commentReference w:id="30"/>
            </w:r>
          </w:p>
          <w:p>
            <w:pPr/>
            <w:commentRangeStart w:id="29"/>
            <w:ins w:id="60" w:author="TRACE Document Uplift" w:date="2026-05-10T21:24:25+00:00">
              <w:r>
                <w:t>LTIFR Deviation Management Deviations pertaining to the Lost Time Injury Frequency Rate (LTIFR) per million hours worked shall be identified through the monthly safety performance reporting cycle. A deviation is triggered if the metric exceeds the established performance threshold for the reporting period. The HSE Manager (Owner) is responsible for the formal escalation of the deviation to the Executive Safety Committee within 48 hours of identification. Remediation, consisting of a formal root cause analysis and the execution of corrective actions, must be completed within a 30-day timeframe. All actions must be evidenced by maintaining updated incident reports and remediation logs within the compliance database as proof of resolution.</w:t>
              </w:r>
            </w:ins>
            <w:commentRangeEnd w:id="29"/>
            <w:r>
              <w:commentReference w:id="29"/>
            </w:r>
          </w:p>
          <w:p>
            <w:pPr/>
            <w:commentRangeStart w:id="28"/>
            <w:ins w:id="58" w:author="TRACE Document Uplift" w:date="2026-05-10T21:24:25+00:00">
              <w:r>
                <w:t>Management of Deviations: Whistleblower SLA ≤ 60 days (%) 1. Identification and Thresholding Performance against the 'Whistleblower SLA ≤ 60 days (%)' metric is monitored on a monthly basis. A deviation is identified when the percentage of whistleblower reports resolved within the 60-day target falls below the established threshold of [Insert Target %]. 2. Escalation Process The Whistleblower Program Manager is responsible for escalating any identified metric deviation to the Head of Compliance and relevant stakeholders within three (3) business days of identification. 3. Remediation Upon escalation, the Whistleblower Program Manager shall conduct a root cause analysis and implement a formal remediation plan. Corrective actions must be initiated within five (5) business days to address process bottlenecks, resource constraints, or other underlying issues. 4. Evidence of Remediation Remediation efforts must be evidenced by documented action plans, closure reports, and subsequent performance dashboards demonstrating a return to the required threshold. All evidence shall be retained in the Compliance Management System for audit purposes. 5. Ownership and Timeframe The Whistleblower Program Manager is the designated owner for the identification and remediation of deviations. The entire remediation process, from identification to evidence filing, should be completed within thirty (30) days of the initial deviation trigger.</w:t>
              </w:r>
            </w:ins>
            <w:commentRangeEnd w:id="28"/>
            <w:r>
              <w:commentReference w:id="28"/>
            </w:r>
          </w:p>
          <w:p>
            <w:pPr/>
            <w:commentRangeStart w:id="27"/>
            <w:ins w:id="56" w:author="TRACE Document Uplift" w:date="2026-05-10T21:24:25+00:00">
              <w:r>
                <w:t>4.5 Management of Water Consumption (KL) Deviations 4.5.1 Identification and Thresholding Water consumption (measured in kiloliters, KL) shall be monitored on a monthly basis by comparing actual meter readings against the established baseline and reduction targets. A deviation is formally identified when the monthly consumption exceeds the defined target by a threshold of 10% or greater. 4.5.2 Escalation Protocol Upon identification of a threshold breach, the Facilities Manager must escalate the matter to the Site Operations Manager within 48 hours. If the deviation is found to be the result of a systemic failure or if consumption remains above the threshold for two consecutive reporting periods, the issue shall be escalated to the Regional Environmental Lead for further oversight. 4.5.3 Remediation and Timeframe The Site Operations Manager is responsible for initiating a root cause analysis (RCA) to determine the source of the excess consumption (e.g., mechanical leaks, process inefficiencies, or meter inaccuracies). Remediation actions must be defined and initiated within five (5) business days of the initial escalation. All corrective actions must be completed within 30 calendar days to ensure alignment with annual targets. 4.5.4 Evidencing and Ownership The Site Operations Manager serves as the primary owner of the water consumption deviation process. Evidence of remediation must be documented and maintained in the Environmental Management System (EMS) log. Required evidence includes the completed RCA report, maintenance logs or invoices for repairs, and subsequent meter readings demonstrating a return to baseline consumption levels.</w:t>
              </w:r>
            </w:ins>
            <w:commentRangeEnd w:id="27"/>
            <w:r>
              <w:commentReference w:id="27"/>
            </w:r>
          </w:p>
          <w:p>
            <w:pPr/>
            <w:commentRangeStart w:id="26"/>
            <w:ins w:id="54" w:author="TRACE Document Uplift" w:date="2026-05-10T21:24:25+00:00">
              <w:r>
                <w:t>Deviation Management: Customer Complaint Resolution ≤ 30 days (%) 1. Identification and Thresholding Performance for the 'Customer Complaint Resolution ≤ 30 days (%)' metric is monitored through monthly performance reviews. A deviation is identified and triggered when the resolution rate falls below the approved target threshold established in the annual quality objectives. 2. Escalation Upon identification of a deviation, the Quality Manager shall escalate the matter to the Department Head and the Quality Assurance (QA) Department within two (2) business days of the reporting cycle conclusion. 3. Remediation The Quality Manager is responsible for initiating a Root Cause Analysis (RCA) to determine the factors contributing to the missed target. A formal remediation plan, detailing corrective actions to return the metric to the required threshold, must be developed and implemented within ten (10) business days of escalation. 4. Evidence and Documentation All actions taken to address the deviation, including the RCA results and remediation steps, must be documented within a formal Deviation Report. This report serves as the primary evidence of compliance and must be stored in the Quality Management System (QMS). 5. Owner and Timeframe The Quality Manager is the designated owner of this process. All identification, escalation, and remediation activities must be completed and evidenced within thirty (30) days of the initial deviation identification.</w:t>
              </w:r>
            </w:ins>
            <w:commentRangeEnd w:id="26"/>
            <w:r>
              <w:commentReference w:id="26"/>
            </w:r>
          </w:p>
          <w:p>
            <w:pPr/>
            <w:commentRangeStart w:id="25"/>
            <w:ins w:id="52" w:author="TRACE Document Uplift" w:date="2026-05-10T21:24:25+00:00">
              <w:r>
                <w:t>Deviation Management: Financed Emissions – Oil &amp; Gas Sector (tCO2e / ₹ Cr) This section defines the mandatory protocol for managing deviations related to the Financed Emissions intensity metric within the Oil &amp; Gas sector. 1. Identification Deviations are identified through the quarterly monitoring of portfolio data, where actual financed emissions intensity (tCO2e / ₹ Cr) is compared against the established annual sector targets. 2. Thresholds A formal deviation is triggered if the actual financed emissions intensity exceeds the approved sector target by a margin of 5% or greater. 3. Escalation Once a threshold breach is identified, the ESG Analyst must escalate the deviation to the Head of Sustainability and the Risk Management Committee within five (5) business days via a formal Deviation Report. 4. Remediation The ESG Lead, in collaboration with Sector Relationship Managers, is responsible for developing a remediation plan. Remediation strategies may include enhanced client engagement on decarbonization targets or strategic portfolio rebalancing. The plan must be submitted for approval within fifteen (15) business days of escalation. 5. Evidence To ensure auditability, the following evidence must be documented and stored in the ESG Compliance Repository:; Quarterly monitoring reports showing the target breach.; Dated escalation communications and meeting minutes.; Approved remediation plans and implementation progress logs. 6. Owner and Timeframe The ESG Risk Management Department is the designated owner of this procedure. All identified deviations must be successfully remediated or have an approved mitigation strategy in active implementation within the current reporting quarter.</w:t>
              </w:r>
            </w:ins>
            <w:commentRangeEnd w:id="25"/>
            <w:r>
              <w:commentReference w:id="25"/>
            </w:r>
          </w:p>
          <w:p>
            <w:pPr/>
            <w:commentRangeStart w:id="24"/>
            <w:ins w:id="50" w:author="TRACE Document Uplift" w:date="2026-05-10T21:24:25+00:00">
              <w:r>
                <w:t>Deviation Management for ABC Training Completion (%) Identification and Thresholds Deviations regarding ABC Training Completion (%) are identified through weekly automated reports generated by the Learning Management System (LMS). A deviation is formally recognized when the completion rate for any mandatory training cohort falls below the established threshold of 95%. Escalation and Ownership The Training Coordinator is the designated owner for managing these deviations. Upon identification of a threshold breach, the Training Coordinator must escalate the status to the relevant Department Head and the Quality Assurance (QA) Manager within 24 hours of the report generation. Remediation and Timeframe Remediation must be completed within five (5) business days of the escalation. This process requires the Department Head to ensure all outstanding training is finalized by the non-compliant individuals. If the threshold is not met within this timeframe, the matter shall be escalated to Senior Management. Evidencing Evidence of remediation and compliance must be documented and maintained. This includes updated LMS completion records and a signed Deviation Remediation Memo, which serves as the formal record of the identification, escalation, and resolution of the training gap.</w:t>
              </w:r>
            </w:ins>
            <w:commentRangeEnd w:id="24"/>
            <w:r>
              <w:commentReference w:id="24"/>
            </w:r>
          </w:p>
          <w:p>
            <w:pPr/>
            <w:commentRangeStart w:id="17"/>
            <w:ins w:id="36" w:author="TRACE Document Uplift" w:date="2026-05-10T21:24:25+00:00">
              <w:r>
                <w:t>The organization shall complete the update of the data inventory and retention schedule by Q1 2025. A DPO-led audit will be conducted to facilitate this update, incorporating the following elements: identification of the owner, established resolution criteria, a designated escalation path, and a specific due date or review cadence. All records pertaining to this process shall be maintained as retained evidence.</w:t>
              </w:r>
            </w:ins>
            <w:commentRangeEnd w:id="17"/>
            <w:r>
              <w:commentReference w:id="17"/>
            </w:r>
          </w:p>
          <w:p>
            <w:pPr/>
            <w:commentRangeStart w:id="13"/>
            <w:ins w:id="28" w:author="TRACE Document Uplift" w:date="2026-05-10T21:24:24+00:00">
              <w:r>
                <w:t>The procedure incorporates the following open issue: Implement ESG data management platform; automate utility bill ingestion.; Owner: [Assigned Owner]; Resolution Criteria: Successful implementation of the ESG data management platform and automation of utility bill ingestion.; Escalation Path: [Designated Escalation Path]; Due Date or Review Cadence: [Specified Due Date or Review Cadence]; Retained Evidence: Retained evidence of platform implementation and automated ingestion.</w:t>
              </w:r>
            </w:ins>
            <w:commentRangeEnd w:id="13"/>
            <w:r>
              <w:commentReference w:id="13"/>
            </w:r>
          </w:p>
          <w:p>
            <w:pPr/>
            <w:commentRangeStart w:id="11"/>
            <w:ins w:id="24" w:author="TRACE Document Uplift" w:date="2026-05-10T21:24:24+00:00">
              <w:r>
                <w:t>Deviations in Senior Management Variable Pay Linked to ESG KPIs 1. Identification and Thresholding Deviations pertaining to the percentage of senior management variable pay linked to Environmental, Social, and Governance (ESG) Key Performance Indicators (KPIs) are identified through the annual remuneration audit process. A deviation is defined as any instance where the actual percentage of variable pay linked to ESG KPIs fails to meet the board-approved target threshold. 2. Escalation Procedure Upon identification of a deviation, the Head of Human Resources shall escalate the findings to the Remuneration Committee and the Chief Sustainability Officer within ten (10) business days. 3. Remediation and Timeframe The Remuneration Committee is responsible for approving a remediation plan to address the shortfall. Corrective actions must be implemented within thirty (30) business days of escalation to ensure alignment with corporate ESG commitments. 4. Ownership and Evidence The Head of Human Resources is the designated process owner. Evidence of compliance, including identified deviations, escalation logs, and remediation approvals, must be maintained in the Remuneration Committee’s records and supported by updated compensation frameworks.</w:t>
              </w:r>
            </w:ins>
            <w:commentRangeEnd w:id="11"/>
            <w:r>
              <w:commentReference w:id="11"/>
            </w:r>
          </w:p>
          <w:p>
            <w:pPr/>
            <w:commentRangeStart w:id="10"/>
            <w:ins w:id="22" w:author="TRACE Document Uplift" w:date="2026-05-10T21:24:24+00:00">
              <w:r>
                <w:t>Management of Deviations: ESG and Labour Standards Assessment This section defines the process for managing deviations related to the metric: Suppliers assessed for ESG/labour standards (% of critical suppliers). 1. Identification and Thresholding Deviations are identified through the monthly Supplier Performance Dashboard. A deviation is defined as any instance where the percentage of critical suppliers assessed for ESG and labour standards falls below the established target threshold. 2. Escalation Upon identification of a deviation, the Procurement Manager must escalate the matter to the Sustainability Steering Committee within five (5) business days. 3. Remediation and Timeframe The Procurement Manager (Owner) is responsible for developing and implementing a remediation plan. This plan must outline specific actions to assess outstanding critical suppliers and must be completed within sixty (60) days of the deviation’s identification to return the metric to the approved threshold. 4. Evidencing Evidence of remediation must be documented through updated supplier assessment records, audit certificates, and a final report submitted to the Compliance Department. All records shall be maintained in the centralized Supplier Management System.</w:t>
              </w:r>
            </w:ins>
            <w:commentRangeEnd w:id="10"/>
            <w:r>
              <w:commentReference w:id="10"/>
            </w:r>
          </w:p>
          <w:p>
            <w:pPr/>
            <w:commentRangeStart w:id="9"/>
            <w:ins w:id="20" w:author="TRACE Document Uplift" w:date="2026-05-10T21:24:24+00:00">
              <w:r>
                <w:t>Deviations for PSL Achievement (% of ANBC) are identified through the monthly performance monitoring and reporting cycle. A deviation is triggered when the achievement percentage falls below the established target threshold. The Metric Owner is responsible for identifying these instances and must escalate the deviation to the Department Head and relevant oversight committee within five business days. Remediation involves the development and execution of a formal Corrective Action Plan (CAP) to address the root cause. Evidence of remediation, including updated metric reports and documentation of completed actions, must be maintained in the compliance repository. The Metric Owner is accountable for ensuring that all remediation activities are evidenced and finalized within 30 days of the deviation's identification.</w:t>
              </w:r>
            </w:ins>
            <w:commentRangeEnd w:id="9"/>
            <w:r>
              <w:commentReference w:id="9"/>
            </w:r>
          </w:p>
          <w:p>
            <w:pPr/>
            <w:commentRangeStart w:id="8"/>
            <w:ins w:id="18" w:author="TRACE Document Uplift" w:date="2026-05-10T21:24:24+00:00">
              <w:r>
                <w:t>Metric Deviation. Number of Confirmed Data Privacy Incidents / Year Identification and Thresholding Deviations related to the 'Number of confirmed data privacy incidents / year' are identified through the monthly reconciliation of the Global Incident Log against the established annual performance targets. A deviation is defined as any instance where the cumulative count of confirmed data privacy incidents exceeds the predefined annual threshold or shows a projected quarterly trend that will result in a breach of the annual target. Escalation The Data Privacy Officer (DPO) is the designated owner for monitoring this metric. Upon identification of a deviation, the DPO must formally escalate the matter to the Risk Management Committee and the Chief Information Security Officer (CISO) within two (2) business days. Remediation and Timeframe The DPO is responsible for leading the remediation process. This includes conducting a formal Root Cause Analysis (RCA) to determine the factors contributing to the breach. A Remediation Action Plan (RAP) must be developed, approved, and initiated within ten (10) business days of the initial escalation. The RAP must include specific milestones and target dates for the completion of corrective actions. Evidencing Comprehensive evidence of the deviation management lifecycle must be maintained for audit and compliance purposes. Required documentation includes the initial deviation notification, the completed RCA report, the approved RAP, and objective evidence (e.g., system logs, training records, or policy updates) confirming the implementation and effectiveness of the remediation actions.</w:t>
              </w:r>
            </w:ins>
            <w:commentRangeEnd w:id="8"/>
            <w:r>
              <w:commentReference w:id="8"/>
            </w:r>
          </w:p>
          <w:p>
            <w:pPr/>
            <w:commentRangeStart w:id="7"/>
            <w:ins w:id="16" w:author="TRACE Document Uplift" w:date="2026-05-10T21:24:24+00:00">
              <w:r>
                <w:t>Management of Lost Time Injury Frequency Rate (LTIFR) Deviations 1. Identification and Thresholding Lost Time Injury Frequency Rate (LTIFR) performance shall be monitored on a monthly basis. A deviation is identified whenever the calculated LTIFR exceeds the target threshold established in the Annual Health and Safety Plan. Any instance where the LTIFR is higher than the set target requires formal notification and action. 2. Escalation Protocol Upon identification of an LTIFR deviation, the Health &amp; Safety (H&amp;S) Manager is responsible for escalating the matter to the Operations Director and the relevant Department Head within 48 hours of the reporting period close. 3. Remediation and Evidencing The Department Head, in consultation with the H&amp;S Manager, must conduct a Root Cause Analysis (RCA) to determine the factors contributing to the deviation. A Corrective Action Plan (CAP) shall be developed to remediate the identified issues. Evidence of remediation, including RCA reports and completed action items, must be documented and maintained within the Safety Management System (SMS). 4. Ownership and Timeframes The H&amp;S Manager is the designated owner of the LTIFR deviation management process. Remediation actions must be initiated within five (5) business days of escalation, and all identified corrective measures must be fully implemented and evidenced within thirty (30) calendar days.</w:t>
              </w:r>
            </w:ins>
            <w:commentRangeEnd w:id="7"/>
            <w:r>
              <w:commentReference w:id="7"/>
            </w:r>
          </w:p>
          <w:p>
            <w:pPr/>
            <w:commentRangeStart w:id="6"/>
            <w:ins w:id="14" w:author="TRACE Document Uplift" w:date="2026-05-10T21:24:24+00:00">
              <w:r>
                <w:t>Management of Deviations: Women in Senior Leadership (%) Identification and Thresholding Deviations for the Women in Senior Leadership (%) metric are identified through the monthly monitoring of workforce composition data. A deviation is triggered when the recorded percentage falls below the approved annual target threshold established by the Board. Escalation Upon identification of a deviation, the Diversity and Inclusion Lead must escalate the matter to the Head of Human Resources and the Executive Management Committee within five (5) business days. Remediation and Timeframe The Head of Human Resources (Owner) is responsible for the development and execution of a remediation plan. This plan must be finalized and initiated within thirty (30) days of the deviation being identified. Remediation efforts shall include a review of recruitment pipelines, succession planning, and internal promotion criteria. Evidencing Evidence of the deviation management process, including the specific actions taken and the results achieved, must be documented in the Annual Sustainability Report and supported by meeting minutes from the Executive Management Committee.</w:t>
              </w:r>
            </w:ins>
            <w:commentRangeEnd w:id="6"/>
            <w:r>
              <w:commentReference w:id="6"/>
            </w:r>
          </w:p>
          <w:p>
            <w:pPr/>
            <w:commentRangeStart w:id="5"/>
            <w:ins w:id="12" w:author="TRACE Document Uplift" w:date="2026-05-10T21:24:24+00:00">
              <w:r>
                <w:t>Management of Deviations: Incomplete E&amp;S Due Diligence 1. Identification The E&amp;S Risk Management team shall perform a monthly review of the project finance portfolio. Deviations are identified by cross-referencing active project files against the mandatory Environmental and Social (E&amp;S) due diligence requirements recorded in the compliance tracking system. 2. Thresholds A deviation is defined as any instance where the percentage of projects with incomplete E&amp;S due diligence exceeds 0% of the total project finance portfolio. 3. Escalation Upon identification of a deviation, the E&amp;S Risk Manager must escalate the finding to the Head of Project Finance and the Environmental and Social Risk Committee (ESRC) within five (5) business days. 4. Remediation The assigned Project Manager is required to complete the outstanding E&amp;S due diligence assessments. In exceptional cases where completion is not immediately possible, a formal waiver must be sought from the ESRC, documenting the justification and alternative risk mitigations. 5. Evidencing Remediation is evidenced by the upload of the finalized E&amp;S Due Diligence Report to the central project repository. The E&amp;S Risk Management team must validate the documentation and update the compliance status to close the deviation record. 6. Owner and Timeframe; Owner: E&amp;S Risk Manager (Monitoring and Reporting); Project Manager (Execution of Remediation).; Timeframe: All identified deviations must be fully remediated and evidenced within thirty (30) calendar days of the initial escalation.</w:t>
              </w:r>
            </w:ins>
            <w:commentRangeEnd w:id="5"/>
            <w:r>
              <w:commentReference w:id="5"/>
            </w:r>
          </w:p>
          <w:p>
            <w:pPr/>
            <w:commentRangeStart w:id="4"/>
            <w:ins w:id="10" w:author="TRACE Document Uplift" w:date="2026-05-10T21:24:24+00:00">
              <w:r>
                <w:t>X.X Management of Water Consumption Deviations 1. Identification and Thresholds Deviations in Water Consumption (KL/year) are identified through the annual reconciliation of utility billing records and internal meter data against established environmental targets. A formal deviation is triggered when the actual annual consumption exceeds the assigned target by a threshold of more than 5%. 2. Ownership and Escalation The Environmental Sustainability Lead is the designated owner for the monitoring and management of water consumption metrics. Upon identification of a threshold breach, the Lead must escalate the deviation to the Site Facilities Manager and the Environmental Management Committee within ten (10) business days of year-end data finalization. 3. Remediation and Timeframe Following escalation, the Environmental Sustainability Lead shall conduct a Root Cause Analysis (RCA) to identify the drivers of the variance (e.g., equipment failure, leaks, or process changes). A formal remediation plan, outlining corrective actions to bring consumption back in line with targets, must be developed and approved within thirty (30) business days of the initial identification. 4. Evidence and Documentation All deviation management activities must be evidenced through the following documentation:; Annual Water Consumption Reconciliation Report.; Root Cause Analysis (RCA) Report.; Approved Corrective Action Plan (CAPA).; Evidence of remediation completion (e.g., maintenance work orders, equipment invoices, or updated process flow diagrams). All records must be maintained in the Environmental Management System (EMS) in accordance with the document retention policy.</w:t>
              </w:r>
            </w:ins>
            <w:commentRangeEnd w:id="4"/>
            <w:r>
              <w:commentReference w:id="4"/>
            </w:r>
          </w:p>
          <w:p>
            <w:pPr/>
            <w:commentRangeStart w:id="3"/>
            <w:ins w:id="8" w:author="TRACE Document Uplift" w:date="2026-05-10T21:24:24+00:00">
              <w:r>
                <w:t>Deviation Management for Scope 2 Emissions (tCO2e – market-based) Deviations for Scope 2 Emissions (tCO2e – market-based) are identified through the quarterly reconciliation of actual energy consumption and market-based emission factors against established reduction targets. A deviation threshold is triggered whenever actual emissions exceed the period-specific target by more than 5%. Once a threshold breach is identified, the Sustainability Manager (Owner) must escalate the matter to the ESG Steering Committee within five business days. Remediation actions, which may include the procurement of additional Energy Attribute Certificates (EACs) or the implementation of energy efficiency measures, must be initiated to align performance with the target. All remediation efforts must be evidenced by updated carbon accounting records and verification of renewable energy claims. The full remediation and evidencing process must be completed and documented within 30 business days of the initial identification of the deviation.</w:t>
              </w:r>
            </w:ins>
            <w:commentRangeEnd w:id="3"/>
            <w:r>
              <w:commentReference w:id="3"/>
            </w:r>
          </w:p>
          <w:p>
            <w:pPr/>
            <w:commentRangeStart w:id="2"/>
            <w:ins w:id="6" w:author="TRACE Document Uplift" w:date="2026-05-10T21:24:24+00:00">
              <w:r>
                <w:t>Scope 1 Emissions (tCO2e) Deviation Management Deviations in Scope 1 Emissions (tCO2e) are identified through the monthly performance monitoring process, comparing actual emissions data against established environmental targets. A deviation is defined as any variance exceeding a threshold of +/- 5% from the projected monthly target. Upon identification of a threshold breach, the Sustainability Manager (Owner) is responsible for escalating the matter to the Environmental Oversight Committee within five (5) business days. Remediation requires the development and implementation of a Corrective Action Plan (CAP) to address the root cause, which must be completed within thirty (30) calendar days. Evidence of the deviation management process—including the initial identification report, escalation records, and remediation outcomes—must be documented and retained within the Corporate Sustainability Reporting System to ensure a verifiable audit trail.</w:t>
              </w:r>
            </w:ins>
            <w:commentRangeEnd w:id="2"/>
            <w:r>
              <w:commentReference w:id="2"/>
            </w:r>
          </w:p>
          <w:p>
            <w:pPr/>
            <w:commentRangeStart w:id="1"/>
            <w:ins w:id="4" w:author="TRACE Document Uplift" w:date="2026-05-10T21:24:24+00:00">
              <w:r>
                <w:t>Management of Deviations: Financed Scope 3 Emissions 1. Identification and Thresholding Deviations pertaining to Financed Scope 3 emissions (measured in tCO2e / ₹ Cr lent) are identified through the quarterly monitoring of portfolio performance against established decarbonization pathways. A deviation is formally triggered when the actual emissions intensity exceeds the target threshold by more than 5% for the reporting period. 2. Escalation Protocol Upon the identification of a threshold breach, the ESG Reporting Team must escalate the deviation to the ESG Committee and the Chief Risk Officer (CRO) within five (5) business days. The escalation report must include a summary of the variance and the specific portfolio segments contributing to the deviation. 3. Remediation and Action Planning The ESG Lead, in coordination with the relevant Business Unit Heads, is responsible for developing a remediation plan. Remediation strategies may include portfolio rebalancing, implementing stricter underwriting criteria for high-emission sectors, or initiating targeted client engagement to support emissions reduction. All remediation plans require formal approval by the ESG Committee. 4. Evidencing and Documentation Comprehensive evidence of the deviation management process must be maintained for audit purposes. This documentation shall include quarterly emissions monitoring reports, formal escalation communications, approved remediation plan documents, and minutes of the ESG Committee meetings where the deviation and progress were reviewed. 5. Owner and Timeframe The ESG Lead is the designated owner of the deviation management process. A formal remediation plan must be finalized and approved within thirty (30) days of the initial escalation, with progress tracked monthly until the emissions intensity returns within the approved threshold.</w:t>
              </w:r>
            </w:ins>
            <w:commentRangeEnd w:id="1"/>
            <w:r>
              <w:commentReference w:id="1"/>
            </w:r>
          </w:p>
          <w:p>
            <w:pPr/>
            <w:commentRangeStart w:id="0"/>
            <w:ins w:id="2" w:author="TRACE Document Uplift" w:date="2026-05-10T21:24:24+00:00">
              <w:r>
                <w:t>[Section Number] Physical Asset Exposure in High-Risk Zones (₹ Cr) [Section Number].1 Identification and Thresholding Deviations pertaining to physical asset exposure in high-risk zones are identified through a monthly review of the corporate asset register against updated risk-zone maps. A deviation is formally triggered when the aggregate exposure value in a designated high-risk zone exceeds the established threshold of ₹ [Insert Value] Cr. [Section Number].2 Escalation Upon detection of a threshold breach, the Risk Management Office shall escalate the deviation to the Chief Risk Officer (CRO) and the primary Asset Owner within three (3) business days. [Section Number].3 Remediation and Owner The designated Asset Owner is responsible for the development and execution of a remediation strategy (e.g., asset relocation, divestment, or risk transfer). The strategy must be reviewed and approved by the Risk Management Department. [Section Number].4 Timeframe Corrective actions must be initiated within fifteen (15) business days of escalation. Full remediation must be achieved within ninety (90) calendar days, unless an extension is formally granted by the Risk Management Committee. [Section Number].5 Evidencing Evidence of remediation—including updated asset registers, photographic proof of relocation, or revised insurance certificates—must be filed in the Compliance Management System to provide a clear audit trail.</w:t>
              </w:r>
            </w:ins>
            <w:commentRangeEnd w:id="0"/>
            <w:r>
              <w:commentReference w:id="0"/>
            </w:r>
          </w:p>
        </w:tc>
      </w:tr>
      <w:tr>
        <w:tc>
          <w:tcPr>
            <w:tcW w:type="dxa" w:w="12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bCs/>
                <w:color w:val="000000"/>
                <w:sz w:val="18"/>
                <w:szCs w:val="18"/>
              </w:rPr>
              <w:t xml:space="preserve">4</w:t>
            </w:r>
          </w:p>
        </w:tc>
        <w:tc>
          <w:tcPr>
            <w:tcW w:type="dxa" w:w="26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bCs/>
                <w:color w:val="000000"/>
                <w:sz w:val="18"/>
                <w:szCs w:val="18"/>
              </w:rPr>
              <w:t xml:space="preserve">Document and Report</w:t>
            </w:r>
          </w:p>
        </w:tc>
        <w:tc>
          <w:tcPr>
            <w:tcW w:type="dxa" w:w="55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del w:id="67" w:author="TRACE Document Uplift" w:date="2026-05-10T21:24:25+00:00">
              <w:r>
                <w:delText>Document the deviation, root cause, and corrective action. Include in the next ESG report.</w:delText>
              </w:r>
            </w:del>
            <w:commentRangeStart w:id="33"/>
            <w:ins w:id="68" w:author="TRACE Document Uplift" w:date="2026-05-10T21:24:25+00:00">
              <w:r>
                <w:t>The ESG team shall maintain a centralized 'Deviation and Corrective Action Log' to document deviations, root causes, and corrective actions. This log must contain the date identified, metric affected, variance percentage, root cause, assigned owner for corrective action, and status. The log must be updated within 5 business days of any deviation identification. All documented deviations, root causes, and corrective actions shall be included in the next ESG report.</w:t>
              </w:r>
            </w:ins>
            <w:commentRangeEnd w:id="33"/>
            <w:r>
              <w:commentReference w:id="33"/>
            </w:r>
          </w:p>
          <w:p>
            <w:pPr/>
            <w:commentRangeStart w:id="23"/>
            <w:ins w:id="48" w:author="TRACE Document Uplift" w:date="2026-05-10T21:24:25+00:00">
              <w:r>
                <w:t>The compliance investigation team shall be increased by two (2) Full-Time Equivalents (FTEs). A formalized workflow tool for complaint tracking shall be implemented and utilized to manage investigations. This tool must document and track the following elements: assigned owner, resolution criteria, escalation path, due date or review cadence, and all required retained evidence.</w:t>
              </w:r>
            </w:ins>
            <w:commentRangeEnd w:id="23"/>
            <w:r>
              <w:commentReference w:id="23"/>
            </w:r>
          </w:p>
          <w:p>
            <w:pPr/>
            <w:commentRangeStart w:id="22"/>
            <w:ins w:id="46" w:author="TRACE Document Uplift" w:date="2026-05-10T21:24:25+00:00">
              <w:r>
                <w:t>Issue Resolution: BRSR Core Assurance Scope Extension The organization shall address the open issue regarding the extension of the assurance scope to encompass 100% of the BRSR Core, including Scope 3 emissions and supply chain metrics, by the FY25 filing.; Owner: Sustainability Compliance Manager; Resolution Criteria: Successful completion of third-party assurance for 100% of BRSR Core indicators, including Scope 3 and supply chain data, as confirmed by an Independent Assurance Statement.; Escalation Path: Chief Sustainability Officer (CSO) and the ESG Steering Committee.; Due Date / Review Cadence: Final resolution by the FY25 filing deadline; progress reviews shall be conducted on a quarterly basis.; Retained Evidence: Independent Assurance Statement, audit trail documentation, data verification logs, and internal review reports.</w:t>
              </w:r>
            </w:ins>
            <w:commentRangeEnd w:id="22"/>
            <w:r>
              <w:commentReference w:id="22"/>
            </w:r>
          </w:p>
          <w:p>
            <w:pPr/>
            <w:commentRangeStart w:id="20"/>
            <w:ins w:id="42" w:author="TRACE Document Uplift" w:date="2026-05-10T21:24:25+00:00">
              <w:r>
                <w:t>The procedure is updated to address the open issue regarding ESG metrics and compensation recovery. 1. Quantitative ESG KPI Thresholds: The organization must establish and define specific quantitative thresholds for all Environmental, Social, and Governance (ESG) Key Performance Indicators (KPIs) to ensure objective performance measurement. 2. Remuneration Policy Clawback Clause: A formal clawback clause shall be added to the remuneration policy, permitting the recovery of performance-based pay under specified conditions. Management Framework:; Owner: Chief Human Resources Officer and ESG Program Manager.; Resolution Criteria: Documentation of approved ESG KPI thresholds and the formal adoption of the clawback clause within the remuneration policy.; Escalation Path: Governance Committee and Board of Directors.; Due Date / Review Cadence: Initial completion by the set due date, with subsequent reviews conducted on an annual cadence.; Retained Evidence: Updated Remuneration Policy document, ESG KPI threshold registry, and Board approval minutes.</w:t>
              </w:r>
            </w:ins>
            <w:commentRangeEnd w:id="20"/>
            <w:r>
              <w:commentReference w:id="20"/>
            </w:r>
          </w:p>
          <w:p>
            <w:pPr/>
            <w:commentRangeStart w:id="19"/>
            <w:ins w:id="40" w:author="TRACE Document Uplift" w:date="2026-05-10T21:24:25+00:00">
              <w:r>
                <w:t>The supplier questionnaire shall be aligned to the BRSR Core framework, and 100% of critical supplier assessments must be completed by FY26. Owner: Functional Lead / Process Owner Resolution Criteria: Successful alignment of the questionnaire to BRSR Core and documented completion of assessments for all critical suppliers. Escalation Path: Any delays or issues in the assessment process shall be escalated through the standard management reporting structure. Due Date / Review Cadence: Final completion by FY26, with progress to be monitored via a regular review cadence. Retained Evidence: Retained evidence shall include the updated questionnaire templates and records of all completed critical supplier assessments.</w:t>
              </w:r>
            </w:ins>
            <w:commentRangeEnd w:id="19"/>
            <w:r>
              <w:commentReference w:id="19"/>
            </w:r>
          </w:p>
          <w:p>
            <w:pPr/>
            <w:commentRangeStart w:id="18"/>
            <w:ins w:id="38" w:author="TRACE Document Uplift" w:date="2026-05-10T21:24:25+00:00">
              <w:r>
                <w:t>Priority Sector Lending (PSL) Projection and Partnership Engagement The following procedure is established to manage forward-looking projections and strategic agricultural lending partnerships: 1. 6-Month Forward PSL Projection The organization shall develop and maintain a rolling 6-month forward projection for Priority Sector Lending (PSL). This projection will serve as the primary tool for monitoring target compliance and informing strategic lending decisions. 2. Agri-PSL Pipeline Engagement To strengthen the agri-PSL pipeline, the organization shall engage in strategic partnerships with the Pension Fund Regulatory and Development Authority (PFRDA) and the National Bank for Agriculture and Rural Development (NABARD). Engagement activities shall focus on identifying and securing high-quality agricultural lending opportunities. 3. Governance and Oversight; Owner: [Designated Owner]; Resolution Criteria: [Defined Resolution Criteria]; Escalation Path: [Defined Escalation Path]; Due Date / Review Cadence: [Specified Due Date or Review Cadence]; Retained Evidence: [Retained Documentation, including projection reports and partnership meeting minutes]</w:t>
              </w:r>
            </w:ins>
            <w:commentRangeEnd w:id="18"/>
            <w:r>
              <w:commentReference w:id="18"/>
            </w:r>
          </w:p>
          <w:p>
            <w:pPr/>
            <w:commentRangeStart w:id="16"/>
            <w:ins w:id="34" w:author="TRACE Document Uplift" w:date="2026-05-10T21:24:25+00:00">
              <w:r>
                <w:t>Diversity and Inclusion Performance Integration To address business unit-level diversity objectives, specific targets shall be established for each unit. To ensure accountability, 10% of the Business Unit (BU) head’s annual bonus is linked to the achievement of defined D&amp;I Key Performance Indicators (KPIs).; Owner: Business Unit Heads and the Human Resources Department.; Resolution Criteria: Formal establishment of BU-level diversity targets and the integration of D&amp;I KPIs into the executive compensation framework.; Escalation Path: Chief Diversity Officer or the Executive Compensation Committee.; Due Date / Review Cadence: Annual review and assessment cycle.; Retained Evidence: Performance review documentation, compensation and bonus allocation records, and D&amp;I KPI achievement reports.</w:t>
              </w:r>
            </w:ins>
            <w:commentRangeEnd w:id="16"/>
            <w:r>
              <w:commentReference w:id="16"/>
            </w:r>
          </w:p>
          <w:p>
            <w:pPr/>
            <w:commentRangeStart w:id="15"/>
            <w:ins w:id="32" w:author="TRACE Document Uplift" w:date="2026-05-10T21:24:25+00:00">
              <w:r>
                <w:t>The procedure is updated to address the open issue regarding the recruitment of an ESG analyst for project finance and the implementation of a mandatory Environmental and Social (E&amp;S) gate within the credit approval workflow. This implementation includes the following parameters:; Owner: Head of Project Finance; Resolution Criteria: Successful hiring of the ESG analyst and functional integration of the E&amp;S gate into the credit system.; Escalation Path: Chief Risk Officer; Due Date or Review Cadence: Monthly review until the open issue is resolved.; Retained Evidence: Recruitment documentation and credit approval audit logs demonstrating E&amp;S gate compliance.</w:t>
              </w:r>
            </w:ins>
            <w:commentRangeEnd w:id="15"/>
            <w:r>
              <w:commentReference w:id="15"/>
            </w:r>
          </w:p>
          <w:p>
            <w:pPr/>
            <w:commentRangeStart w:id="12"/>
            <w:ins w:id="26" w:author="TRACE Document Uplift" w:date="2026-05-10T21:24:24+00:00">
              <w:r>
                <w:t>The procedure is updated to address the open issue regarding the completion of the loan book physical risk heatmap and the integration of climate risk metrics into the capital assessment framework. 1. Climate Risk Assessment Actions; Loan Book Physical Risk Heatmap: A comprehensive physical risk heatmap for the complete loan book must be finalized by the end of FY25.; Climate VaR Integration: Climate Value at Risk (VaR) metrics shall be formally integrated into the Internal Capital Adequacy Assessment Process (ICAAP). 2. Governance and Oversight; Owner: [Designated Risk Management Lead]; Resolution Criteria: Successful completion of the loan book physical risk heatmap and the formal incorporation of climate VaR within the ICAAP documentation.; Escalation Path: Any delays or issues preventing resolution must be escalated to the Risk Committee or appropriate oversight body.; Due Date or Review Cadence: Full implementation is required by FY25, with progress subject to a regular review cadence.; Retained Evidence: Finalized heatmap reports, updated ICAAP documentation, and evidence of management or committee approval.</w:t>
              </w:r>
            </w:ins>
            <w:commentRangeEnd w:id="12"/>
            <w:r>
              <w:commentReference w:id="12"/>
            </w:r>
          </w:p>
        </w:tc>
      </w:tr>
      <w:tr>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bCs/>
                <w:color w:val="000000"/>
                <w:sz w:val="18"/>
                <w:szCs w:val="18"/>
              </w:rPr>
              <w:t xml:space="preserve">5</w:t>
            </w:r>
          </w:p>
        </w:tc>
        <w:tc>
          <w:tcPr>
            <w:tcW w:type="dxa" w:w="2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bCs/>
                <w:color w:val="000000"/>
                <w:sz w:val="18"/>
                <w:szCs w:val="18"/>
              </w:rPr>
              <w:t xml:space="preserve">Corrective Action</w:t>
            </w:r>
          </w:p>
        </w:tc>
        <w:tc>
          <w:tcPr>
            <w:tcW w:type="dxa" w:w="5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Work with the relevant team to implement corrective actions to address the deviation. Monitor progress.</w:t>
            </w:r>
          </w:p>
          <w:p>
            <w:pPr/>
            <w:commentRangeStart w:id="21"/>
            <w:ins w:id="44" w:author="TRACE Document Uplift" w:date="2026-05-10T21:24:25+00:00">
              <w:r>
                <w:t>The role-specific ABC module must be completed by all assigned personnel within the mandatory completion deadline or established review cadence. The Module Owner is responsible for oversight and ensuring that all resolution criteria are met. In the event of non-compliance by the specified due date, the escalation path shall be initiated, which includes formal notification to the individual’s manager. Documentation of module completion and any subsequent escalation actions must be maintained as retained evidence.</w:t>
              </w:r>
            </w:ins>
            <w:commentRangeEnd w:id="21"/>
            <w:r>
              <w:commentReference w:id="21"/>
            </w:r>
          </w:p>
        </w:tc>
      </w:tr>
    </w:tbl>
    <w:p>
      <w:r>
        <w:rPr>
          <w:rFonts w:ascii="Arial" w:cs="Arial" w:eastAsia="Arial" w:hAnsi="Arial"/>
          <w:sz w:val="19"/>
          <w:szCs w:val="19"/>
        </w:rPr>
        <w:t xml:space="preserve"/>
      </w:r>
    </w:p>
    <w:p>
      <w:pPr>
        <w:pStyle w:val="Heading1"/>
        <w:spacing w:after="120" w:before="240"/>
      </w:pPr>
      <w:r>
        <w:rPr>
          <w:rFonts w:ascii="Arial" w:cs="Arial" w:eastAsia="Arial" w:hAnsi="Arial"/>
          <w:b/>
          <w:bCs/>
          <w:color w:val="006B3C"/>
          <w:sz w:val="28"/>
          <w:szCs w:val="28"/>
        </w:rPr>
        <w:t xml:space="preserve">6. Reporting</w:t>
      </w:r>
    </w:p>
    <w:p>
      <w:pPr>
        <w:pStyle w:val="Heading2"/>
        <w:spacing w:after="80" w:before="200"/>
      </w:pPr>
      <w:r>
        <w:rPr>
          <w:rFonts w:ascii="Arial" w:cs="Arial" w:eastAsia="Arial" w:hAnsi="Arial"/>
          <w:b/>
          <w:bCs/>
          <w:color w:val="2E5FA3"/>
          <w:sz w:val="22"/>
          <w:szCs w:val="22"/>
        </w:rPr>
        <w:t xml:space="preserve">6.1 Internal Reporting</w:t>
      </w:r>
    </w:p>
    <w:p>
      <w:pPr>
        <w:spacing w:after="80" w:before="80"/>
      </w:pPr>
      <w:r>
        <w:rPr>
          <w:rFonts w:ascii="Arial" w:cs="Arial" w:eastAsia="Arial" w:hAnsi="Arial"/>
          <w:sz w:val="19"/>
          <w:szCs w:val="19"/>
        </w:rPr>
        <w:t xml:space="preserve">ESG performance data is reported internally to the senior management team and the board on a periodic basis. Reports should include:</w:t>
      </w:r>
    </w:p>
    <w:p>
      <w:pPr>
        <w:pStyle w:val="ListParagraph"/>
        <w:numPr>
          <w:ilvl w:val="0"/>
          <w:numId w:val="2"/>
        </w:numPr>
        <w:spacing w:after="40" w:before="40"/>
      </w:pPr>
      <w:r>
        <w:rPr>
          <w:rFonts w:ascii="Arial" w:cs="Arial" w:eastAsia="Arial" w:hAnsi="Arial"/>
          <w:sz w:val="19"/>
          <w:szCs w:val="19"/>
        </w:rPr>
        <w:t xml:space="preserve">Key ESG metrics and performance against targets</w:t>
      </w:r>
    </w:p>
    <w:p>
      <w:pPr>
        <w:pStyle w:val="ListParagraph"/>
        <w:numPr>
          <w:ilvl w:val="0"/>
          <w:numId w:val="2"/>
        </w:numPr>
        <w:spacing w:after="40" w:before="40"/>
      </w:pPr>
      <w:r>
        <w:rPr>
          <w:rFonts w:ascii="Arial" w:cs="Arial" w:eastAsia="Arial" w:hAnsi="Arial"/>
          <w:sz w:val="19"/>
          <w:szCs w:val="19"/>
        </w:rPr>
        <w:t xml:space="preserve">Any significant deviations or issues identified during the period</w:t>
      </w:r>
    </w:p>
    <w:p>
      <w:pPr>
        <w:pStyle w:val="ListParagraph"/>
        <w:numPr>
          <w:ilvl w:val="0"/>
          <w:numId w:val="2"/>
        </w:numPr>
        <w:spacing w:after="40" w:before="40"/>
      </w:pPr>
      <w:r>
        <w:rPr>
          <w:rFonts w:ascii="Arial" w:cs="Arial" w:eastAsia="Arial" w:hAnsi="Arial"/>
          <w:sz w:val="19"/>
          <w:szCs w:val="19"/>
        </w:rPr>
        <w:t xml:space="preserve">Progress on ESG initiatives and programmes</w:t>
      </w:r>
    </w:p>
    <w:p>
      <w:r>
        <w:rPr>
          <w:rFonts w:ascii="Arial" w:cs="Arial" w:eastAsia="Arial" w:hAnsi="Arial"/>
          <w:sz w:val="19"/>
          <w:szCs w:val="19"/>
        </w:rPr>
        <w:t xml:space="preserve"/>
      </w:r>
    </w:p>
    <w:p>
      <w:pPr>
        <w:pStyle w:val="Heading2"/>
        <w:spacing w:after="80" w:before="200"/>
      </w:pPr>
      <w:r>
        <w:rPr>
          <w:rFonts w:ascii="Arial" w:cs="Arial" w:eastAsia="Arial" w:hAnsi="Arial"/>
          <w:b/>
          <w:bCs/>
          <w:color w:val="2E5FA3"/>
          <w:sz w:val="22"/>
          <w:szCs w:val="22"/>
        </w:rPr>
        <w:t xml:space="preserve">6.2 External Reporting</w:t>
      </w:r>
    </w:p>
    <w:p>
      <w:pPr>
        <w:spacing w:after="80" w:before="80"/>
      </w:pPr>
      <w:r>
        <w:rPr>
          <w:rFonts w:ascii="Arial" w:cs="Arial" w:eastAsia="Arial" w:hAnsi="Arial"/>
          <w:sz w:val="19"/>
          <w:szCs w:val="19"/>
        </w:rPr>
        <w:t xml:space="preserve">The bank discloses ESG information externally in its annual report, including the BRSR submission. External reporting should be accurate and consistent with internal records.</w:t>
      </w:r>
    </w:p>
    <w:p>
      <w:pPr>
        <w:spacing w:after="80" w:before="80"/>
      </w:pPr>
      <w:r>
        <w:rPr>
          <w:rFonts w:ascii="Arial" w:cs="Arial" w:eastAsia="Arial" w:hAnsi="Arial"/>
          <w:sz w:val="19"/>
          <w:szCs w:val="19"/>
        </w:rPr>
        <w:t xml:space="preserve">Before submission, external reports should be reviewed by the CFO and approved by senior management.</w:t>
      </w:r>
    </w:p>
    <w:p>
      <w:r>
        <w:rPr>
          <w:rFonts w:ascii="Arial" w:cs="Arial" w:eastAsia="Arial" w:hAnsi="Arial"/>
          <w:sz w:val="19"/>
          <w:szCs w:val="19"/>
        </w:rPr>
        <w:t xml:space="preserve"/>
      </w:r>
    </w:p>
    <w:p>
      <w:pPr>
        <w:pStyle w:val="Heading2"/>
        <w:spacing w:after="80" w:before="200"/>
      </w:pPr>
      <w:r>
        <w:rPr>
          <w:rFonts w:ascii="Arial" w:cs="Arial" w:eastAsia="Arial" w:hAnsi="Arial"/>
          <w:b/>
          <w:bCs/>
          <w:color w:val="2E5FA3"/>
          <w:sz w:val="22"/>
          <w:szCs w:val="22"/>
        </w:rPr>
        <w:t xml:space="preserve">6.3 Regulatory Reporting Triggers</w:t>
      </w:r>
    </w:p>
    <w:p>
      <w:pPr>
        <w:spacing w:after="80" w:before="80"/>
      </w:pPr>
      <w:r>
        <w:rPr>
          <w:rFonts w:ascii="Arial" w:cs="Arial" w:eastAsia="Arial" w:hAnsi="Arial"/>
          <w:sz w:val="19"/>
          <w:szCs w:val="19"/>
        </w:rPr>
        <w:t xml:space="preserve">Where ESG-related regulatory requirements exist, the bank should comply with applicable timelines. The ESG team should liaise with Compliance to ensure regulatory obligations are met.</w:t>
      </w:r>
    </w:p>
    <w:p>
      <w:r>
        <w:rPr>
          <w:rFonts w:ascii="Arial" w:cs="Arial" w:eastAsia="Arial" w:hAnsi="Arial"/>
          <w:sz w:val="19"/>
          <w:szCs w:val="19"/>
        </w:rPr>
        <w:t xml:space="preserve"/>
      </w:r>
    </w:p>
    <w:p>
      <w:pPr>
        <w:pStyle w:val="Heading1"/>
        <w:spacing w:after="120" w:before="240"/>
      </w:pPr>
      <w:r>
        <w:rPr>
          <w:rFonts w:ascii="Arial" w:cs="Arial" w:eastAsia="Arial" w:hAnsi="Arial"/>
          <w:b/>
          <w:bCs/>
          <w:color w:val="006B3C"/>
          <w:sz w:val="28"/>
          <w:szCs w:val="28"/>
        </w:rPr>
        <w:t xml:space="preserve">7. Roles and Responsibilities</w:t>
      </w:r>
    </w:p>
    <w:p>
      <w:pPr>
        <w:spacing w:after="80" w:before="80"/>
      </w:pPr>
      <w:r>
        <w:rPr>
          <w:rFonts w:ascii="Arial" w:cs="Arial" w:eastAsia="Arial" w:hAnsi="Arial"/>
          <w:sz w:val="19"/>
          <w:szCs w:val="19"/>
        </w:rPr>
        <w:t xml:space="preserve">The following roles are responsible for ESG data collection and reporting: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AAAAAA" w:sz="1"/>
              <w:left w:val="single" w:color="AAAAAA" w:sz="1"/>
              <w:bottom w:val="single" w:color="AAAAAA" w:sz="1"/>
              <w:right w:val="single" w:color="AAAAAA" w:sz="1"/>
            </w:tcBorders>
            <w:shd w:fill="006B3C" w:val="clear"/>
            <w:tcMar>
              <w:top w:type="dxa" w:w="80"/>
              <w:left w:type="dxa" w:w="120"/>
              <w:bottom w:type="dxa" w:w="80"/>
              <w:right w:type="dxa" w:w="120"/>
            </w:tcMar>
          </w:tcPr>
          <w:p>
            <w:r>
              <w:rPr>
                <w:rFonts w:ascii="Arial" w:cs="Arial" w:eastAsia="Arial" w:hAnsi="Arial"/>
                <w:b/>
                <w:bCs/>
                <w:color w:val="FFFFFF"/>
                <w:sz w:val="18"/>
                <w:szCs w:val="18"/>
              </w:rPr>
              <w:t xml:space="preserve">Role</w:t>
            </w:r>
          </w:p>
        </w:tc>
        <w:tc>
          <w:tcPr>
            <w:tcW w:type="dxa" w:w="6360"/>
            <w:tcBorders>
              <w:top w:val="single" w:color="AAAAAA" w:sz="1"/>
              <w:left w:val="single" w:color="AAAAAA" w:sz="1"/>
              <w:bottom w:val="single" w:color="AAAAAA" w:sz="1"/>
              <w:right w:val="single" w:color="AAAAAA" w:sz="1"/>
            </w:tcBorders>
            <w:shd w:fill="006B3C" w:val="clear"/>
            <w:tcMar>
              <w:top w:type="dxa" w:w="80"/>
              <w:left w:type="dxa" w:w="120"/>
              <w:bottom w:type="dxa" w:w="80"/>
              <w:right w:type="dxa" w:w="120"/>
            </w:tcMar>
          </w:tcPr>
          <w:p>
            <w:r>
              <w:rPr>
                <w:rFonts w:ascii="Arial" w:cs="Arial" w:eastAsia="Arial" w:hAnsi="Arial"/>
                <w:b/>
                <w:bCs/>
                <w:color w:val="FFFFFF"/>
                <w:sz w:val="18"/>
                <w:szCs w:val="18"/>
              </w:rPr>
              <w:t xml:space="preserve">Responsibility</w:t>
            </w:r>
          </w:p>
        </w:tc>
      </w:tr>
      <w:tr>
        <w:tc>
          <w:tcPr>
            <w:tcW w:type="dxa" w:w="3000"/>
            <w:tcBorders>
              <w:top w:val="single" w:color="AAAAAA" w:sz="1"/>
              <w:left w:val="single" w:color="AAAAAA" w:sz="1"/>
              <w:bottom w:val="single" w:color="AAAAAA" w:sz="1"/>
              <w:right w:val="single" w:color="AAAAAA" w:sz="1"/>
            </w:tcBorders>
            <w:shd w:fill="C6EFCE" w:val="clear"/>
            <w:tcMar>
              <w:top w:type="dxa" w:w="60"/>
              <w:left w:type="dxa" w:w="120"/>
              <w:bottom w:type="dxa" w:w="60"/>
              <w:right w:type="dxa" w:w="120"/>
            </w:tcMar>
          </w:tcPr>
          <w:p>
            <w:r>
              <w:rPr>
                <w:rFonts w:ascii="Arial" w:cs="Arial" w:eastAsia="Arial" w:hAnsi="Arial"/>
                <w:b/>
                <w:bCs/>
                <w:color w:val="000000"/>
                <w:sz w:val="18"/>
                <w:szCs w:val="18"/>
              </w:rPr>
              <w:t xml:space="preserve">ESG / Sustainability Head</w:t>
            </w:r>
          </w:p>
        </w:tc>
        <w:tc>
          <w:tcPr>
            <w:tcW w:type="dxa" w:w="6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Owns this SOP; coordinates data collection; prepares ESG reports.</w:t>
            </w:r>
          </w:p>
        </w:tc>
      </w:tr>
      <w:tr>
        <w:tc>
          <w:tcPr>
            <w:tcW w:type="dxa" w:w="3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bCs/>
                <w:color w:val="000000"/>
                <w:sz w:val="18"/>
                <w:szCs w:val="18"/>
              </w:rPr>
              <w:t xml:space="preserve">CFO</w:t>
            </w:r>
          </w:p>
        </w:tc>
        <w:tc>
          <w:tcPr>
            <w:tcW w:type="dxa" w:w="63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val="false"/>
                <w:bCs w:val="false"/>
                <w:color w:val="000000"/>
                <w:sz w:val="18"/>
                <w:szCs w:val="18"/>
              </w:rPr>
              <w:t xml:space="preserve">Reviews and approves external ESG disclosures; oversees ESG data quality.</w:t>
            </w:r>
          </w:p>
        </w:tc>
      </w:tr>
      <w:tr>
        <w:tc>
          <w:tcPr>
            <w:tcW w:type="dxa" w:w="3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bCs/>
                <w:color w:val="000000"/>
                <w:sz w:val="18"/>
                <w:szCs w:val="18"/>
              </w:rPr>
              <w:t xml:space="preserve">CHRO</w:t>
            </w:r>
          </w:p>
        </w:tc>
        <w:tc>
          <w:tcPr>
            <w:tcW w:type="dxa" w:w="6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Provides Social pillar data including gender diversity, training, and LTIFR.</w:t>
            </w:r>
          </w:p>
        </w:tc>
      </w:tr>
      <w:tr>
        <w:tc>
          <w:tcPr>
            <w:tcW w:type="dxa" w:w="3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bCs/>
                <w:color w:val="000000"/>
                <w:sz w:val="18"/>
                <w:szCs w:val="18"/>
              </w:rPr>
              <w:t xml:space="preserve">Facilities Head</w:t>
            </w:r>
          </w:p>
        </w:tc>
        <w:tc>
          <w:tcPr>
            <w:tcW w:type="dxa" w:w="63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val="false"/>
                <w:bCs w:val="false"/>
                <w:color w:val="000000"/>
                <w:sz w:val="18"/>
                <w:szCs w:val="18"/>
              </w:rPr>
              <w:t xml:space="preserve">Provides energy, water, and emissions data for owned and leased premises.</w:t>
            </w:r>
          </w:p>
        </w:tc>
      </w:tr>
      <w:tr>
        <w:tc>
          <w:tcPr>
            <w:tcW w:type="dxa" w:w="3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bCs/>
                <w:color w:val="000000"/>
                <w:sz w:val="18"/>
                <w:szCs w:val="18"/>
              </w:rPr>
              <w:t xml:space="preserve">Company Secretary</w:t>
            </w:r>
          </w:p>
        </w:tc>
        <w:tc>
          <w:tcPr>
            <w:tcW w:type="dxa" w:w="6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Provides Governance data including board composition and remuneration.</w:t>
            </w:r>
          </w:p>
        </w:tc>
      </w:tr>
      <w:tr>
        <w:tc>
          <w:tcPr>
            <w:tcW w:type="dxa" w:w="3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bCs/>
                <w:color w:val="000000"/>
                <w:sz w:val="18"/>
                <w:szCs w:val="18"/>
              </w:rPr>
              <w:t xml:space="preserve">CRO</w:t>
            </w:r>
          </w:p>
        </w:tc>
        <w:tc>
          <w:tcPr>
            <w:tcW w:type="dxa" w:w="63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val="false"/>
                <w:bCs w:val="false"/>
                <w:color w:val="000000"/>
                <w:sz w:val="18"/>
                <w:szCs w:val="18"/>
              </w:rPr>
              <w:t xml:space="preserve">Provides climate risk and credit risk data relevant to ESG disclosure.</w:t>
            </w:r>
          </w:p>
        </w:tc>
      </w:tr>
    </w:tbl>
    <w:p>
      <w:r>
        <w:rPr>
          <w:rFonts w:ascii="Arial" w:cs="Arial" w:eastAsia="Arial" w:hAnsi="Arial"/>
          <w:sz w:val="19"/>
          <w:szCs w:val="19"/>
        </w:rPr>
        <w:t xml:space="preserve"/>
      </w:r>
    </w:p>
    <w:p>
      <w:pPr>
        <w:pStyle w:val="Heading1"/>
        <w:spacing w:after="120" w:before="240"/>
      </w:pPr>
      <w:r>
        <w:rPr>
          <w:rFonts w:ascii="Arial" w:cs="Arial" w:eastAsia="Arial" w:hAnsi="Arial"/>
          <w:b/>
          <w:bCs/>
          <w:color w:val="006B3C"/>
          <w:sz w:val="28"/>
          <w:szCs w:val="28"/>
        </w:rPr>
        <w:t xml:space="preserve">8. Training and Awareness</w:t>
      </w:r>
    </w:p>
    <w:p>
      <w:pPr>
        <w:spacing w:after="80" w:before="80"/>
      </w:pPr>
      <w:r>
        <w:rPr>
          <w:rFonts w:ascii="Arial" w:cs="Arial" w:eastAsia="Arial" w:hAnsi="Arial"/>
          <w:sz w:val="19"/>
          <w:szCs w:val="19"/>
        </w:rPr>
        <w:t xml:space="preserve">All staff involved in ESG data collection should be aware of their responsibilities under this SOP. The ESG team will provide guidance and support as required.</w:t>
      </w:r>
    </w:p>
    <w:p>
      <w:pPr>
        <w:spacing w:after="80" w:before="80"/>
      </w:pPr>
      <w:r>
        <w:rPr>
          <w:rFonts w:ascii="Arial" w:cs="Arial" w:eastAsia="Arial" w:hAnsi="Arial"/>
          <w:sz w:val="19"/>
          <w:szCs w:val="19"/>
        </w:rPr>
        <w:t xml:space="preserve">Training on ESG reporting requirements will be provided when significant changes to regulatory requirements occur.</w:t>
      </w:r>
    </w:p>
    <w:p>
      <w:r>
        <w:rPr>
          <w:rFonts w:ascii="Arial" w:cs="Arial" w:eastAsia="Arial" w:hAnsi="Arial"/>
          <w:sz w:val="19"/>
          <w:szCs w:val="19"/>
        </w:rPr>
        <w:t xml:space="preserve"/>
      </w:r>
    </w:p>
    <w:p>
      <w:pPr>
        <w:pStyle w:val="Heading1"/>
        <w:spacing w:after="120" w:before="240"/>
      </w:pPr>
      <w:r>
        <w:rPr>
          <w:rFonts w:ascii="Arial" w:cs="Arial" w:eastAsia="Arial" w:hAnsi="Arial"/>
          <w:b/>
          <w:bCs/>
          <w:color w:val="006B3C"/>
          <w:sz w:val="28"/>
          <w:szCs w:val="28"/>
        </w:rPr>
        <w:t xml:space="preserve">9. Document Review</w:t>
      </w:r>
    </w:p>
    <w:p>
      <w:pPr>
        <w:spacing w:after="80" w:before="80"/>
      </w:pPr>
      <w:r>
        <w:rPr>
          <w:rFonts w:ascii="Arial" w:cs="Arial" w:eastAsia="Arial" w:hAnsi="Arial"/>
          <w:sz w:val="19"/>
          <w:szCs w:val="19"/>
        </w:rPr>
        <w:t xml:space="preserve">This SOP will be reviewed annually or when significant changes occur to ESG reporting requirements or the bank's ESG strategy.</w:t>
      </w:r>
    </w:p>
    <w:p>
      <w:pPr>
        <w:spacing w:after="80" w:before="80"/>
      </w:pPr>
      <w:r>
        <w:rPr>
          <w:rFonts w:ascii="Arial" w:cs="Arial" w:eastAsia="Arial" w:hAnsi="Arial"/>
          <w:sz w:val="19"/>
          <w:szCs w:val="19"/>
        </w:rPr>
        <w:t xml:space="preserve">The ESG Head is responsible for maintaining this document.</w:t>
      </w:r>
    </w:p>
    <w:p>
      <w:r>
        <w:rPr>
          <w:rFonts w:ascii="Arial" w:cs="Arial" w:eastAsia="Arial" w:hAnsi="Arial"/>
          <w:sz w:val="19"/>
          <w:szCs w:val="19"/>
        </w:rPr>
        <w:t xml:space="preserve"/>
      </w:r>
    </w:p>
    <w:p>
      <w:pPr>
        <w:pStyle w:val="Heading1"/>
        <w:spacing w:after="120" w:before="240"/>
      </w:pPr>
      <w:r>
        <w:rPr>
          <w:rFonts w:ascii="Arial" w:cs="Arial" w:eastAsia="Arial" w:hAnsi="Arial"/>
          <w:b/>
          <w:bCs/>
          <w:color w:val="006B3C"/>
          <w:sz w:val="28"/>
          <w:szCs w:val="28"/>
        </w:rPr>
        <w:t xml:space="preserve">Appendix A – Key ESG Regulatory References</w:t>
      </w:r>
    </w:p>
    <w:p>
      <w:pPr>
        <w:spacing w:after="80" w:before="80"/>
      </w:pPr>
      <w:r>
        <w:rPr>
          <w:rFonts w:ascii="Arial" w:cs="Arial" w:eastAsia="Arial" w:hAnsi="Arial"/>
          <w:sz w:val="19"/>
          <w:szCs w:val="19"/>
        </w:rPr>
        <w:t xml:space="preserve">The table below lists key regulatory and reporting frameworks relevant to the bank's ESG reporting obligations.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960"/>
        <w:gridCol w:w="3000"/>
      </w:tblGrid>
      <w:tr>
        <w:tc>
          <w:tcPr>
            <w:tcW w:type="dxa" w:w="2400"/>
            <w:tcBorders>
              <w:top w:val="single" w:color="AAAAAA" w:sz="1"/>
              <w:left w:val="single" w:color="AAAAAA" w:sz="1"/>
              <w:bottom w:val="single" w:color="AAAAAA" w:sz="1"/>
              <w:right w:val="single" w:color="AAAAAA" w:sz="1"/>
            </w:tcBorders>
            <w:shd w:fill="006B3C" w:val="clear"/>
            <w:tcMar>
              <w:top w:type="dxa" w:w="80"/>
              <w:left w:type="dxa" w:w="120"/>
              <w:bottom w:type="dxa" w:w="80"/>
              <w:right w:type="dxa" w:w="120"/>
            </w:tcMar>
          </w:tcPr>
          <w:p>
            <w:r>
              <w:rPr>
                <w:rFonts w:ascii="Arial" w:cs="Arial" w:eastAsia="Arial" w:hAnsi="Arial"/>
                <w:b/>
                <w:bCs/>
                <w:color w:val="FFFFFF"/>
                <w:sz w:val="18"/>
                <w:szCs w:val="18"/>
              </w:rPr>
              <w:t xml:space="preserve">Regulation / Framework</w:t>
            </w:r>
          </w:p>
        </w:tc>
        <w:tc>
          <w:tcPr>
            <w:tcW w:type="dxa" w:w="3960"/>
            <w:tcBorders>
              <w:top w:val="single" w:color="AAAAAA" w:sz="1"/>
              <w:left w:val="single" w:color="AAAAAA" w:sz="1"/>
              <w:bottom w:val="single" w:color="AAAAAA" w:sz="1"/>
              <w:right w:val="single" w:color="AAAAAA" w:sz="1"/>
            </w:tcBorders>
            <w:shd w:fill="006B3C" w:val="clear"/>
            <w:tcMar>
              <w:top w:type="dxa" w:w="80"/>
              <w:left w:type="dxa" w:w="120"/>
              <w:bottom w:type="dxa" w:w="80"/>
              <w:right w:type="dxa" w:w="120"/>
            </w:tcMar>
          </w:tcPr>
          <w:p>
            <w:r>
              <w:rPr>
                <w:rFonts w:ascii="Arial" w:cs="Arial" w:eastAsia="Arial" w:hAnsi="Arial"/>
                <w:b/>
                <w:bCs/>
                <w:color w:val="FFFFFF"/>
                <w:sz w:val="18"/>
                <w:szCs w:val="18"/>
              </w:rPr>
              <w:t xml:space="preserve">Applicability</w:t>
            </w:r>
          </w:p>
        </w:tc>
        <w:tc>
          <w:tcPr>
            <w:tcW w:type="dxa" w:w="3000"/>
            <w:tcBorders>
              <w:top w:val="single" w:color="AAAAAA" w:sz="1"/>
              <w:left w:val="single" w:color="AAAAAA" w:sz="1"/>
              <w:bottom w:val="single" w:color="AAAAAA" w:sz="1"/>
              <w:right w:val="single" w:color="AAAAAA" w:sz="1"/>
            </w:tcBorders>
            <w:shd w:fill="006B3C" w:val="clear"/>
            <w:tcMar>
              <w:top w:type="dxa" w:w="80"/>
              <w:left w:type="dxa" w:w="120"/>
              <w:bottom w:type="dxa" w:w="80"/>
              <w:right w:type="dxa" w:w="120"/>
            </w:tcMar>
          </w:tcPr>
          <w:p>
            <w:r>
              <w:rPr>
                <w:rFonts w:ascii="Arial" w:cs="Arial" w:eastAsia="Arial" w:hAnsi="Arial"/>
                <w:b/>
                <w:bCs/>
                <w:color w:val="FFFFFF"/>
                <w:sz w:val="18"/>
                <w:szCs w:val="18"/>
              </w:rPr>
              <w:t xml:space="preserve">Responsible Team</w:t>
            </w:r>
          </w:p>
        </w:tc>
      </w:tr>
      <w:tr>
        <w:tc>
          <w:tcPr>
            <w:tcW w:type="dxa" w:w="24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bCs/>
                <w:color w:val="000000"/>
                <w:sz w:val="18"/>
                <w:szCs w:val="18"/>
              </w:rPr>
              <w:t xml:space="preserve">SEBI BRSR</w:t>
            </w:r>
          </w:p>
        </w:tc>
        <w:tc>
          <w:tcPr>
            <w:tcW w:type="dxa" w:w="39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val="false"/>
                <w:bCs w:val="false"/>
                <w:color w:val="000000"/>
                <w:sz w:val="18"/>
                <w:szCs w:val="18"/>
              </w:rPr>
              <w:t xml:space="preserve">Annual ESG disclosure for listed entities</w:t>
            </w:r>
          </w:p>
        </w:tc>
        <w:tc>
          <w:tcPr>
            <w:tcW w:type="dxa" w:w="3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val="false"/>
                <w:bCs w:val="false"/>
                <w:color w:val="000000"/>
                <w:sz w:val="18"/>
                <w:szCs w:val="18"/>
              </w:rPr>
              <w:t xml:space="preserve">ESG / Compliance</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bCs/>
                <w:color w:val="000000"/>
                <w:sz w:val="18"/>
                <w:szCs w:val="18"/>
              </w:rPr>
              <w:t xml:space="preserve">SEBI BRSR Core</w:t>
            </w:r>
          </w:p>
        </w:tc>
        <w:tc>
          <w:tcPr>
            <w:tcW w:type="dxa" w:w="39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Enhanced metrics with mandatory assurance</w:t>
            </w:r>
          </w:p>
        </w:tc>
        <w:tc>
          <w:tcPr>
            <w:tcW w:type="dxa" w:w="3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ESG / CFO</w:t>
            </w:r>
          </w:p>
        </w:tc>
      </w:tr>
      <w:tr>
        <w:tc>
          <w:tcPr>
            <w:tcW w:type="dxa" w:w="24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bCs/>
                <w:color w:val="000000"/>
                <w:sz w:val="18"/>
                <w:szCs w:val="18"/>
              </w:rPr>
              <w:t xml:space="preserve">RBI Climate Risk</w:t>
            </w:r>
          </w:p>
        </w:tc>
        <w:tc>
          <w:tcPr>
            <w:tcW w:type="dxa" w:w="39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val="false"/>
                <w:bCs w:val="false"/>
                <w:color w:val="000000"/>
                <w:sz w:val="18"/>
                <w:szCs w:val="18"/>
              </w:rPr>
              <w:t xml:space="preserve">Climate risk disclosure and stress testing</w:t>
            </w:r>
          </w:p>
        </w:tc>
        <w:tc>
          <w:tcPr>
            <w:tcW w:type="dxa" w:w="3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val="false"/>
                <w:bCs w:val="false"/>
                <w:color w:val="000000"/>
                <w:sz w:val="18"/>
                <w:szCs w:val="18"/>
              </w:rPr>
              <w:t xml:space="preserve">CRO / ESG</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bCs/>
                <w:color w:val="000000"/>
                <w:sz w:val="18"/>
                <w:szCs w:val="18"/>
              </w:rPr>
              <w:t xml:space="preserve">TCFD</w:t>
            </w:r>
          </w:p>
        </w:tc>
        <w:tc>
          <w:tcPr>
            <w:tcW w:type="dxa" w:w="39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Voluntary (becoming mandatory via SEBI)</w:t>
            </w:r>
          </w:p>
        </w:tc>
        <w:tc>
          <w:tcPr>
            <w:tcW w:type="dxa" w:w="3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ESG / CRO</w:t>
            </w:r>
          </w:p>
        </w:tc>
      </w:tr>
      <w:tr>
        <w:tc>
          <w:tcPr>
            <w:tcW w:type="dxa" w:w="24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bCs/>
                <w:color w:val="000000"/>
                <w:sz w:val="18"/>
                <w:szCs w:val="18"/>
              </w:rPr>
              <w:t xml:space="preserve">GRI Standards</w:t>
            </w:r>
          </w:p>
        </w:tc>
        <w:tc>
          <w:tcPr>
            <w:tcW w:type="dxa" w:w="39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val="false"/>
                <w:bCs w:val="false"/>
                <w:color w:val="000000"/>
                <w:sz w:val="18"/>
                <w:szCs w:val="18"/>
              </w:rPr>
              <w:t xml:space="preserve">Sustainability report framework</w:t>
            </w:r>
          </w:p>
        </w:tc>
        <w:tc>
          <w:tcPr>
            <w:tcW w:type="dxa" w:w="3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val="false"/>
                <w:bCs w:val="false"/>
                <w:color w:val="000000"/>
                <w:sz w:val="18"/>
                <w:szCs w:val="18"/>
              </w:rPr>
              <w:t xml:space="preserve">ESG</w:t>
            </w:r>
          </w:p>
        </w:tc>
      </w:tr>
    </w:tbl>
    <w:p>
      <w:r>
        <w:rPr>
          <w:rFonts w:ascii="Arial" w:cs="Arial" w:eastAsia="Arial" w:hAnsi="Arial"/>
          <w:sz w:val="19"/>
          <w:szCs w:val="19"/>
        </w:rPr>
        <w:t xml:space="preserve"/>
      </w:r>
    </w:p>
    <w:p>
      <w:r>
        <w:rPr>
          <w:rFonts w:ascii="Arial" w:cs="Arial" w:eastAsia="Arial" w:hAnsi="Arial"/>
          <w:sz w:val="19"/>
          <w:szCs w:val="19"/>
        </w:rPr>
        <w:t xml:space="preserve"/>
      </w:r>
    </w:p>
    <w:sectPr>
      <w:pgSz w:w="12240" w:h="15840" w:orient="portrait"/>
      <w:pgMar w:top="1440" w:right="1259" w:bottom="1440" w:left="1259" w:header="708" w:footer="708" w:gutter="0"/>
      <w:pgNumType/>
      <w:docGrid w:linePitch="360"/>
    </w:sectPr>
  </w:body>
</w:document>
</file>

<file path=word/comments.xml><?xml version="1.0" encoding="utf-8"?>
<w:comments xmlns:w="http://schemas.openxmlformats.org/wordprocessingml/2006/main">
  <w:comment w:id="0" w:author="TRACE Document Uplift" w:date="2026-05-10T21:24:25+00:00">
    <w:p>
      <w:r>
        <w:t>Metric or target deviation needs procedure coverage: Physical asset exposure in high-risk zones (₹ Cr).. Why this was suggested: The source row records a material deviation for Physical asset exposure in high-risk zones (₹ Cr): target: Annual review; TCFD scenario-aligned; actual: ₹ 2,840 Cr; status: Open; owner: Credit Risk / CRO. Source document(s): esg_rcm.xlsx - ESG Risk &amp; Controls Matrix row 2 column Current Value (FY24).</w:t>
      </w:r>
    </w:p>
  </w:comment>
  <w:comment w:id="1" w:author="TRACE Document Uplift" w:date="2026-05-10T21:24:25+00:00">
    <w:p>
      <w:r>
        <w:t>Metric or target deviation needs procedure coverage: Financed Scope 3 emissions (tCO2e / ₹ Cr lent).. Why this was suggested: The source row records a material deviation for Financed Scope 3 emissions (tCO2e / ₹ Cr lent): target: Reduce 15% by FY27 vs FY24 baseline; actual: Baseline FY24: 48 tCO2e/₹Cr; status: Open; owner: Credit Risk / Sustainability. Source document(s): esg_rcm.xlsx - ESG Risk &amp; Controls Matrix row 3 column Current Value (FY24).</w:t>
      </w:r>
    </w:p>
  </w:comment>
  <w:comment w:id="2" w:author="TRACE Document Uplift" w:date="2026-05-10T21:24:25+00:00">
    <w:p>
      <w:r>
        <w:t>Metric or target deviation needs procedure coverage: Scope 1 Emissions (tCO2e).. Why this was suggested: The source row records a material deviation for Scope 1 Emissions (tCO2e): target: ≤ 1,200 tCO2e by FY25; actual: 1,387 tCO2e; status: Open; owner: Facilities / Sustainability Head. Source document(s): esg_rcm.xlsx - ESG Risk &amp; Controls Matrix row 4 column Current Value (FY24).</w:t>
      </w:r>
    </w:p>
  </w:comment>
  <w:comment w:id="3" w:author="TRACE Document Uplift" w:date="2026-05-10T21:24:25+00:00">
    <w:p>
      <w:r>
        <w:t>Metric or target deviation needs procedure coverage: Scope 2 Emissions (tCO2e – market-based).. Why this was suggested: The source row records a material deviation for Scope 2 Emissions (tCO2e – market-based): target: ≤ 3,800 tCO2e by FY26; actual: 4,220 tCO2e; status: Open; owner: Facilities. Source document(s): esg_rcm.xlsx - ESG Risk &amp; Controls Matrix row 5 column Current Value (FY24).</w:t>
      </w:r>
    </w:p>
  </w:comment>
  <w:comment w:id="4" w:author="TRACE Document Uplift" w:date="2026-05-10T21:24:25+00:00">
    <w:p>
      <w:r>
        <w:t>Metric or target deviation needs procedure coverage: Water Consumption (KL/year).. Why this was suggested: The source row records a material deviation for Water Consumption (KL/year): target: ≤ 70,000 KL by FY26; actual: 82,400 KL; status: Monitoring; owner: Facilities. Source document(s): esg_rcm.xlsx - ESG Risk &amp; Controls Matrix row 6 column Current Value (FY24).</w:t>
      </w:r>
    </w:p>
  </w:comment>
  <w:comment w:id="5" w:author="TRACE Document Uplift" w:date="2026-05-10T21:24:25+00:00">
    <w:p>
      <w:r>
        <w:t>Metric or target deviation needs procedure coverage: Projects with incomplete E&amp;S due diligence (% of project finance portfolio).. Why this was suggested: The source row records a material deviation for Projects with incomplete E&amp;S due diligence (% of project finance portfolio): target: 0% – mandatory IFC PS compliance; actual: 6% of portfolio; status: Open; owner: Project Finance / ESG. Source document(s): esg_rcm.xlsx - ESG Risk &amp; Controls Matrix row 8 column Current Value (FY24).</w:t>
      </w:r>
    </w:p>
  </w:comment>
  <w:comment w:id="6" w:author="TRACE Document Uplift" w:date="2026-05-10T21:24:25+00:00">
    <w:p>
      <w:r>
        <w:t>Metric or target deviation needs procedure coverage: Women in Senior Leadership (%).. Why this was suggested: The source row records a material deviation for Women in Senior Leadership (%): target: ≥ 25% by FY26 (BRSR target); actual: 18%; status: Open; owner: CHRO / D&amp;I Lead. Source document(s): esg_rcm.xlsx - ESG Risk &amp; Controls Matrix row 9 column Current Value (FY24).</w:t>
      </w:r>
    </w:p>
  </w:comment>
  <w:comment w:id="7" w:author="TRACE Document Uplift" w:date="2026-05-10T21:24:25+00:00">
    <w:p>
      <w:r>
        <w:t>Metric or target deviation needs procedure coverage: Lost Time Injury Frequency Rate (LTIFR).. Why this was suggested: The source row records a material deviation for Lost Time Injury Frequency Rate (LTIFR): target: ≤ 0.10 per million hrs; actual: 0.18 per million hrs; status: Monitoring; owner: CHRO / Admin. Source document(s): esg_rcm.xlsx - ESG Risk &amp; Controls Matrix row 10 column Current Value (FY24).</w:t>
      </w:r>
    </w:p>
  </w:comment>
  <w:comment w:id="8" w:author="TRACE Document Uplift" w:date="2026-05-10T21:24:25+00:00">
    <w:p>
      <w:r>
        <w:t>Metric or target deviation needs procedure coverage: Number of confirmed data privacy incidents / year.. Why this was suggested: The source row records a material deviation for Number of confirmed data privacy incidents / year: target: Zero material breaches; actual: 2 (FY24); status: Open; owner: DPO / Legal. Source document(s): esg_rcm.xlsx - ESG Risk &amp; Controls Matrix row 11 column Current Value (FY24).</w:t>
      </w:r>
    </w:p>
  </w:comment>
  <w:comment w:id="9" w:author="TRACE Document Uplift" w:date="2026-05-10T21:24:25+00:00">
    <w:p>
      <w:r>
        <w:t>Metric or target deviation needs procedure coverage: PSL Achievement (% of ANBC).. Why this was suggested: The source row records a material deviation for PSL Achievement (% of ANBC): target: ≥ 40% ANBC (RBI mandate); actual: 38% of ANBC; status: Open; owner: Credit Policy. Source document(s): esg_rcm.xlsx - ESG Risk &amp; Controls Matrix row 12 column Current Value (FY24).</w:t>
      </w:r>
    </w:p>
  </w:comment>
  <w:comment w:id="10" w:author="TRACE Document Uplift" w:date="2026-05-10T21:24:25+00:00">
    <w:p>
      <w:r>
        <w:t>Metric or target deviation needs procedure coverage: Suppliers assessed for ESG/labour standards (% of critical suppliers).. Why this was suggested: The source row records a material deviation for Suppliers assessed for ESG/labour standards (% of critical suppliers): target: 100% critical suppliers assessed by FY26; actual: 42% assessed (FY24); status: Open; owner: Procurement / ESG. Source document(s): esg_rcm.xlsx - ESG Risk &amp; Controls Matrix row 13 column Current Value (FY24).</w:t>
      </w:r>
    </w:p>
  </w:comment>
  <w:comment w:id="11" w:author="TRACE Document Uplift" w:date="2026-05-10T21:24:25+00:00">
    <w:p>
      <w:r>
        <w:t>Metric or target deviation needs procedure coverage: % of senior management variable pay linked to ESG KPIs.. Why this was suggested: The source row records a material deviation for % of senior management variable pay linked to ESG KPIs: target: ≥ 30% by FY26; actual: 20% (FY24); status: Open; owner: Remuneration Committee. Source document(s): esg_rcm.xlsx - ESG Risk &amp; Controls Matrix row 15 column Current Value (FY24).</w:t>
      </w:r>
    </w:p>
  </w:comment>
  <w:comment w:id="12" w:author="TRACE Document Uplift" w:date="2026-05-10T21:24:25+00:00">
    <w:p>
      <w:r>
        <w:t>Open issue should be reflected in the procedure: Complete loan book physical risk heatmap by FY25; integrate climate VaR into ICAAP.. Why this was suggested: The source row is open or unresolved and describes: Key Gap Identified: Scenario analysis not yet integrated into ICAAP capital planning; physical risk heatmap covers only 42% of loan book by value; Recommended Action: Complete loan book physical risk heatmap by FY25; integrate climate VaR into ICAAP. Source document(s): esg_rcm.xlsx - Control Assessment row 2 column Key Gap Identified.</w:t>
      </w:r>
    </w:p>
  </w:comment>
  <w:comment w:id="13" w:author="TRACE Document Uplift" w:date="2026-05-10T21:24:25+00:00">
    <w:p>
      <w:r>
        <w:t>Open issue should be reflected in the procedure: Implement ESG data management platform; automate utility bill ingestion.. Why this was suggested: The source row is open or unresolved and describes: Key Gap Identified: Emissions data collected via manual spreadsheets from 18 regional offices; reconciliation errors found in FY23 data; Recommended Action: Implement ESG data management platform; automate utility bill ingestion. Source document(s): esg_rcm.xlsx - Control Assessment row 3 column Key Gap Identified.</w:t>
      </w:r>
    </w:p>
  </w:comment>
  <w:comment w:id="14" w:author="TRACE Document Uplift" w:date="2026-05-10T21:24:25+00:00">
    <w:p>
      <w:r>
        <w:t>Open issue should be reflected in the procedure: Establish automated impact data collection for next green bond.. Why this was suggested: The source row is open or unresolved and describes: Key Gap Identified: Framework and SPO in place; minor gap: post-issuance impact reporting delayed by 3 months in FY24; Recommended Action: Establish automated impact data collection for next green bond. Source document(s): esg_rcm.xlsx - Control Assessment row 4 column Key Gap Identified.</w:t>
      </w:r>
    </w:p>
  </w:comment>
  <w:comment w:id="15" w:author="TRACE Document Uplift" w:date="2026-05-10T21:24:25+00:00">
    <w:p>
      <w:r>
        <w:t>Open issue should be reflected in the procedure: Hire ESG analyst for project finance; implement mandatory E&amp;S gate in credit approval workflow.. Why this was suggested: The source row is open or unresolved and describes: Key Gap Identified: 6% of project finance portfolio lacks completed E&amp;S assessment; no dedicated E&amp;S specialist on credit team; Recommended Action: Hire ESG analyst for project finance; implement mandatory E&amp;S gate in credit approval workflow. Source document(s): esg_rcm.xlsx - Control Assessment row 5 column Key Gap Identified.</w:t>
      </w:r>
    </w:p>
  </w:comment>
  <w:comment w:id="16" w:author="TRACE Document Uplift" w:date="2026-05-10T21:24:25+00:00">
    <w:p>
      <w:r>
        <w:t>Open issue should be reflected in the procedure: Set business unit-level diversity targets; link 10% of BU head bonus to D&amp;I KPIs.. Why this was suggested: The source row is open or unresolved and describes: Key Gap Identified: Leadership development programme exists but no measurable targets or accountability at business unit head level; Recommended Action: Set business unit-level diversity targets; link 10% of BU head bonus to D&amp;I KPIs. Source document(s): esg_rcm.xlsx - Control Assessment row 6 column Key Gap Identified.</w:t>
      </w:r>
    </w:p>
  </w:comment>
  <w:comment w:id="17" w:author="TRACE Document Uplift" w:date="2026-05-10T21:24:25+00:00">
    <w:p>
      <w:r>
        <w:t>Open issue should be reflected in the procedure: Complete data inventory and retention schedule update by Q1 2025; conduct DPO-led audit.. Why this was suggested: The source row is open or unresolved and describes: Key Gap Identified: Consent management system deployed but data inventory not fully complete; data retention schedule outdated (last reviewed 2021); Recommended Action: Complete data inventory and retention schedule update by Q1 2025; conduct DPO-led audit. Source document(s): esg_rcm.xlsx - Control Assessment row 7 column Key Gap Identified.</w:t>
      </w:r>
    </w:p>
  </w:comment>
  <w:comment w:id="18" w:author="TRACE Document Uplift" w:date="2026-05-10T21:24:25+00:00">
    <w:p>
      <w:r>
        <w:t>Open issue should be reflected in the procedure: Add 6-month forward PSL projection; engage PFRDA/NABARD partnership for agri-PSL pipeline.. Why this was suggested: The source row is open or unresolved and describes: Key Gap Identified: PSL monitoring dashboard provides weekly data but Q4 FY24 gap (38% vs 40%) addressed only in last 3 weeks of year — insufficient lead time; Recommended Action: Add 6-month forward PSL projection; engage PFRDA/NABARD partnership for agri-PSL pipeline. Source document(s): esg_rcm.xlsx - Control Assessment row 8 column Key Gap Identified.</w:t>
      </w:r>
    </w:p>
  </w:comment>
  <w:comment w:id="19" w:author="TRACE Document Uplift" w:date="2026-05-10T21:24:25+00:00">
    <w:p>
      <w:r>
        <w:t>Open issue should be reflected in the procedure: Align supplier questionnaire to BRSR Core; complete 100% critical supplier assessment by FY26.. Why this was suggested: The source row is open or unresolved and describes: Key Gap Identified: Only 42% of critical suppliers assessed; questionnaire not validated against BRSR value chain disclosure requirements; Recommended Action: Align supplier questionnaire to BRSR Core; complete 100% critical supplier assessment by FY26. Source document(s): esg_rcm.xlsx - Control Assessment row 9 column Key Gap Identified.</w:t>
      </w:r>
    </w:p>
  </w:comment>
  <w:comment w:id="20" w:author="TRACE Document Uplift" w:date="2026-05-10T21:24:25+00:00">
    <w:p>
      <w:r>
        <w:t>Open issue should be reflected in the procedure: Define quantitative ESG KPI thresholds; add clawback clause to remuneration policy.. Why this was suggested: The source row is open or unresolved and describes: Key Gap Identified: ESG KPIs in MD/CEO scorecard are qualitative and not objectively measurable; no clawback provision for ESG target failure; Recommended Action: Define quantitative ESG KPI thresholds; add clawback clause to remuneration policy. Source document(s): esg_rcm.xlsx - Control Assessment row 10 column Key Gap Identified.</w:t>
      </w:r>
    </w:p>
  </w:comment>
  <w:comment w:id="21" w:author="TRACE Document Uplift" w:date="2026-05-10T21:24:25+00:00">
    <w:p>
      <w:r>
        <w:t>Open issue should be reflected in the procedure: Implement mandatory completion deadline with manager escalation; add role-specific ABC module.. Why this was suggested: The source row is open or unresolved and describes: Key Gap Identified: 87% completion — 13% overdue including 3 branch managers; no refresher for high-risk roles (procurement, treasury); Recommended Action: Implement mandatory completion deadline with manager escalation; add role-specific ABC module. Source document(s): esg_rcm.xlsx - Control Assessment row 11 column Key Gap Identified.</w:t>
      </w:r>
    </w:p>
  </w:comment>
  <w:comment w:id="22" w:author="TRACE Document Uplift" w:date="2026-05-10T21:24:25+00:00">
    <w:p>
      <w:r>
        <w:t>Open issue should be reflected in the procedure: Extend assurance scope to 100% BRSR Core including Scope 3 and supply chain by FY25 filing.. Why this was suggested: The source row is open or unresolved and describes: Key Gap Identified: Limited assurance covers 60% of BRSR Core metrics; Scope 3 emissions and supply chain data excluded from assurance scope; Recommended Action: Extend assurance scope to 100% BRSR Core including Scope 3 and supply chain by FY25 filing. Source document(s): esg_rcm.xlsx - Control Assessment row 12 column Key Gap Identified.</w:t>
      </w:r>
    </w:p>
  </w:comment>
  <w:comment w:id="23" w:author="TRACE Document Uplift" w:date="2026-05-10T21:24:25+00:00">
    <w:p>
      <w:r>
        <w:t>Open issue should be reflected in the procedure: Add 2 FTEs to compliance investigation team; implement workflow tool for complaint tracking.. Why this was suggested: The source row is open or unresolved and describes: Key Gap Identified: 22% of complaints not resolved within 60-day SLA; root cause: insufficient investigator capacity in compliance team; Recommended Action: Add 2 FTEs to compliance investigation team; implement workflow tool for complaint tracking. Source document(s): esg_rcm.xlsx - Control Assessment row 13 column Key Gap Identified.</w:t>
      </w:r>
    </w:p>
  </w:comment>
  <w:comment w:id="24" w:author="TRACE Document Uplift" w:date="2026-05-10T21:24:25+00:00">
    <w:p>
      <w:r>
        <w:t>Metric or target deviation needs procedure coverage: ABC Training Completion (%).. Why this was suggested: The source row records a material deviation for ABC Training Completion (%): target: 100%; actual: 74%; deviation: -26.0%; status: Closed. Source document(s): esg_metric_deviation_log.xlsx - Metric Deviation Log row 4 column Deviation (%).</w:t>
      </w:r>
    </w:p>
  </w:comment>
  <w:comment w:id="25" w:author="TRACE Document Uplift" w:date="2026-05-10T21:24:25+00:00">
    <w:p>
      <w:r>
        <w:t>Metric or target deviation needs procedure coverage: Financed Emissions – Oil &amp; Gas Sector (tCO2e / ₹ Cr).. Why this was suggested: The source row records a material deviation for Financed Emissions – Oil &amp; Gas Sector (tCO2e / ₹ Cr): target: ≤ 48.0; actual: 62.4; deviation: 30.0%; status: Closed. Source document(s): esg_metric_deviation_log.xlsx - Metric Deviation Log row 5 column Deviation (%).</w:t>
      </w:r>
    </w:p>
  </w:comment>
  <w:comment w:id="26" w:author="TRACE Document Uplift" w:date="2026-05-10T21:24:25+00:00">
    <w:p>
      <w:r>
        <w:t>Metric or target deviation needs procedure coverage: Customer Complaint Resolution ≤ 30 days (%).. Why this was suggested: The source row records a material deviation for Customer Complaint Resolution ≤ 30 days (%): target: ≥ 90%; actual: 71%; deviation: -21.1%; status: Closed. Source document(s): esg_metric_deviation_log.xlsx - Metric Deviation Log row 6 column Deviation (%).</w:t>
      </w:r>
    </w:p>
  </w:comment>
  <w:comment w:id="27" w:author="TRACE Document Uplift" w:date="2026-05-10T21:24:25+00:00">
    <w:p>
      <w:r>
        <w:t>Metric or target deviation needs procedure coverage: Water Consumption (KL).. Why this was suggested: The source row records a material deviation for Water Consumption (KL): target: ≤ 17,500 per quarter; actual: 22,100 (Q1 alone); deviation: +26.3%; status: Closed. Source document(s): esg_metric_deviation_log.xlsx - Metric Deviation Log row 8 column Deviation (%).</w:t>
      </w:r>
    </w:p>
  </w:comment>
  <w:comment w:id="28" w:author="TRACE Document Uplift" w:date="2026-05-10T21:24:25+00:00">
    <w:p>
      <w:r>
        <w:t>Metric or target deviation needs procedure coverage: Whistleblower SLA ≤ 60 days (%).. Why this was suggested: The source row records a material deviation for Whistleblower SLA ≤ 60 days (%): target: ≥ 95%; actual: 64%; deviation: -32.6%; status: Closed. Source document(s): esg_metric_deviation_log.xlsx - Metric Deviation Log row 9 column Deviation (%).</w:t>
      </w:r>
    </w:p>
  </w:comment>
  <w:comment w:id="29" w:author="TRACE Document Uplift" w:date="2026-05-10T21:24:25+00:00">
    <w:p>
      <w:r>
        <w:t>Metric or target deviation needs procedure coverage: LTIFR (per million hrs worked).. Why this was suggested: The source row records a material deviation for LTIFR (per million hrs worked): target: ≤ 0.10; actual: 0.32; deviation: +220%; status: Closed. Source document(s): esg_metric_deviation_log.xlsx - Metric Deviation Log row 10 column Deviation (%).</w:t>
      </w:r>
    </w:p>
  </w:comment>
  <w:comment w:id="30" w:author="TRACE Document Uplift" w:date="2026-05-10T21:24:25+00:00">
    <w:p>
      <w:r>
        <w:t>Metric or target deviation needs procedure coverage: BRSR Scope 3 Emissions – Business Travel (tCO2e).. Why this was suggested: The source row records a material deviation for BRSR Scope 3 Emissions – Business Travel (tCO2e): target: Required for BRSR Core; actual: Data unavailable; deviation: N/A – Data Gap; status: Closed. Source document(s): esg_metric_deviation_log.xlsx - Metric Deviation Log row 11 column Deviation (%).</w:t>
      </w:r>
    </w:p>
  </w:comment>
  <w:comment w:id="31" w:author="TRACE Document Uplift" w:date="2026-05-10T21:24:25+00:00">
    <w:p>
      <w:r>
        <w:t>Metric or target deviation needs procedure coverage: Independent Directors (% of Board).. Why this was suggested: The source row records a material deviation for Independent Directors (% of Board): target: ≥ 50% (SEBI LODR); actual: 47%; deviation: -6.0%; status: Closed. Source document(s): esg_metric_deviation_log.xlsx - Metric Deviation Log row 12 column Deviation (%).</w:t>
      </w:r>
    </w:p>
  </w:comment>
  <w:comment w:id="32" w:author="TRACE Document Uplift" w:date="2026-05-10T21:24:25+00:00">
    <w:p>
      <w:r>
        <w:t>Define Quantitative Thresholds for 'Significance' and 'Materiality'. Why this was suggested: The SOP relies on 'judgement' to identify significant deviations (Step 1, Section 5.2) and material escalations (Step 3, Section 5.2). This lacks the precision required for consistent auditing and reporting. Without defined thresholds (e.g., +/- 10% variance), the process is subjective. Source document(s): esg_reporting_sop.docx.</w:t>
      </w:r>
    </w:p>
  </w:comment>
  <w:comment w:id="33" w:author="TRACE Document Uplift" w:date="2026-05-10T21:24:25+00:00">
    <w:p>
      <w:r>
        <w:t>Establish a Centralized Deviation Log. Why this was suggested: Section 5.2 describes the deviation management process but does not mandate a specific record or system for tracking these events from identification through to closure. A log is essential for audit trails. Source document(s): esg_reporting_sop.docx.</w:t>
      </w:r>
    </w:p>
  </w:comment>
  <w:comment w:id="34" w:author="TRACE Document Uplift" w:date="2026-05-10T21:24:25+00:00">
    <w:p>
      <w:r>
        <w:t>Specify Data Validation and Verification Steps. Why this was suggested: Section 4.2 moves directly from consolidation to reporting. There is no explicit step for the ESG team to verify the accuracy of the data provided by functional teams (e.g., checking utility bills against reported Facilities data). Source document(s): esg_reporting_sop.docx.</w:t>
      </w:r>
    </w:p>
  </w:comment>
  <w:comment w:id="35" w:author="TRACE Document Uplift" w:date="2026-05-10T21:24:25+00:00">
    <w:p>
      <w:r>
        <w:t>Define Reporting Periods and Deadlines. Why this was suggested: Terms like 'start of each reporting period' and 'agreed deadline' are vague and do not allow for process planning. Source document(s): esg_reporting_sop.docx.</w:t>
      </w:r>
    </w:p>
  </w:comment>
  <w:comment w:id="36" w:author="TRACE Document Uplift" w:date="2026-05-10T21:24:25+00:00">
    <w:p>
      <w:r>
        <w:t>Clarify Escalation Path for Material Deviations. Why this was suggested: Section 5.2 Step 3 refers to 'appropriate level of management' without specifying who that is, leading to potential delays in reporting. Source document(s): esg_reporting_sop.docx.</w:t>
      </w:r>
    </w:p>
  </w:comment>
  <w:comment w:id="37" w:author="TRACE Document Uplift" w:date="2026-05-10T21:24:25+00:00">
    <w:p>
      <w:r>
        <w:t>Specify Scope 3 Categories. Why this was suggested: Section 4.3 mentions reporting for 'selected categories' of Scope 3 emissions but does not list them, making it unclear what data functional teams (like IT or Travel) need to provide. Source document(s): esg_reporting_sop.docx.</w:t>
      </w:r>
    </w:p>
  </w:comment>
</w:comment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trackRevision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006B3C"/>
      <w:sz w:val="28"/>
      <w:szCs w:val="28"/>
    </w:rPr>
  </w:style>
  <w:style w:type="paragraph" w:styleId="Heading2">
    <w:name w:val="Heading 2"/>
    <w:basedOn w:val="Normal"/>
    <w:next w:val="Normal"/>
    <w:qFormat/>
    <w:pPr>
      <w:spacing w:after="80" w:before="200"/>
      <w:outlineLvl w:val="1"/>
    </w:pPr>
    <w:rPr>
      <w:rFonts w:ascii="Arial" w:cs="Arial" w:eastAsia="Arial" w:hAnsi="Arial"/>
      <w:b/>
      <w:bCs/>
      <w:color w:val="2E5FA3"/>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2026-05-07T21:05:10.247Z</dcterms:created>
  <dcterms:modified xsi:type="dcterms:W3CDTF">2026-05-07T21:05:10.248Z</dcterms:modified>
</cp:coreProperties>
</file>

<file path=docProps/custom.xml><?xml version="1.0" encoding="utf-8"?>
<Properties xmlns="http://schemas.openxmlformats.org/officeDocument/2006/custom-properties" xmlns:vt="http://schemas.openxmlformats.org/officeDocument/2006/docPropsVTypes"/>
</file>